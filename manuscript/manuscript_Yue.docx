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596788" w14:textId="2328D3A2"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 xml:space="preserve">Title: Network </w:t>
      </w:r>
      <w:del w:id="0" w:author="Yue" w:date="2016-08-09T16:45:00Z">
        <w:r w:rsidRPr="007E7EDA" w:rsidDel="0053580F">
          <w:rPr>
            <w:rFonts w:ascii="Times New Roman" w:hAnsi="Times New Roman" w:cs="Times New Roman"/>
            <w:b/>
            <w:sz w:val="24"/>
            <w:szCs w:val="24"/>
          </w:rPr>
          <w:delText xml:space="preserve">Trait </w:delText>
        </w:r>
      </w:del>
      <w:ins w:id="1" w:author="Yue" w:date="2016-08-09T16:46:00Z">
        <w:r w:rsidR="000407CE">
          <w:rPr>
            <w:rFonts w:ascii="Times New Roman" w:hAnsi="Times New Roman" w:cs="Times New Roman" w:hint="eastAsia"/>
            <w:b/>
            <w:sz w:val="24"/>
            <w:szCs w:val="24"/>
          </w:rPr>
          <w:t>bio</w:t>
        </w:r>
      </w:ins>
      <w:r w:rsidRPr="007E7EDA">
        <w:rPr>
          <w:rFonts w:ascii="Times New Roman" w:hAnsi="Times New Roman" w:cs="Times New Roman"/>
          <w:b/>
          <w:sz w:val="24"/>
          <w:szCs w:val="24"/>
        </w:rPr>
        <w:t>marker</w:t>
      </w:r>
      <w:ins w:id="2" w:author="Yue" w:date="2016-08-10T08:29:00Z">
        <w:r w:rsidR="00CA0C37">
          <w:rPr>
            <w:rFonts w:ascii="Times New Roman" w:hAnsi="Times New Roman" w:cs="Times New Roman"/>
            <w:b/>
            <w:sz w:val="24"/>
            <w:szCs w:val="24"/>
          </w:rPr>
          <w:t>s</w:t>
        </w:r>
      </w:ins>
      <w:r w:rsidRPr="007E7EDA">
        <w:rPr>
          <w:rFonts w:ascii="Times New Roman" w:hAnsi="Times New Roman" w:cs="Times New Roman"/>
          <w:b/>
          <w:sz w:val="24"/>
          <w:szCs w:val="24"/>
        </w:rPr>
        <w:t xml:space="preserve"> for working memory deficit</w:t>
      </w:r>
      <w:ins w:id="3" w:author="Yue" w:date="2016-08-09T16:46:00Z">
        <w:r w:rsidR="001762AB">
          <w:rPr>
            <w:rFonts w:ascii="Times New Roman" w:hAnsi="Times New Roman" w:cs="Times New Roman" w:hint="eastAsia"/>
            <w:b/>
            <w:sz w:val="24"/>
            <w:szCs w:val="24"/>
          </w:rPr>
          <w:t>s</w:t>
        </w:r>
      </w:ins>
      <w:r w:rsidRPr="007E7EDA">
        <w:rPr>
          <w:rFonts w:ascii="Times New Roman" w:hAnsi="Times New Roman" w:cs="Times New Roman"/>
          <w:b/>
          <w:sz w:val="24"/>
          <w:szCs w:val="24"/>
        </w:rPr>
        <w:t xml:space="preserve"> in Schizophrenia: a multi-site study</w:t>
      </w:r>
    </w:p>
    <w:p w14:paraId="1DE5B190" w14:textId="77777777" w:rsidR="00D643B1" w:rsidRDefault="00D643B1" w:rsidP="00984A5F">
      <w:pPr>
        <w:spacing w:line="480" w:lineRule="auto"/>
        <w:rPr>
          <w:rFonts w:ascii="Times New Roman" w:hAnsi="Times New Roman" w:cs="Times New Roman"/>
          <w:b/>
          <w:sz w:val="24"/>
          <w:szCs w:val="24"/>
        </w:rPr>
      </w:pPr>
    </w:p>
    <w:p w14:paraId="0FD99D09" w14:textId="77777777" w:rsidR="00D643B1" w:rsidRPr="001A1F26" w:rsidRDefault="00D643B1" w:rsidP="00984A5F">
      <w:pPr>
        <w:spacing w:line="480" w:lineRule="auto"/>
        <w:rPr>
          <w:rFonts w:ascii="Times New Roman" w:hAnsi="Times New Roman" w:cs="Times New Roman"/>
          <w:b/>
          <w:sz w:val="24"/>
          <w:szCs w:val="24"/>
        </w:rPr>
      </w:pPr>
    </w:p>
    <w:p w14:paraId="2A6A0CD5" w14:textId="77777777" w:rsidR="00D643B1" w:rsidRPr="003B64AA" w:rsidRDefault="00D643B1" w:rsidP="00984A5F">
      <w:pPr>
        <w:spacing w:line="480" w:lineRule="auto"/>
        <w:rPr>
          <w:rFonts w:ascii="Times New Roman" w:hAnsi="Times New Roman" w:cs="Times New Roman"/>
          <w:b/>
          <w:sz w:val="24"/>
          <w:szCs w:val="24"/>
        </w:rPr>
      </w:pPr>
    </w:p>
    <w:p w14:paraId="417B0173" w14:textId="77777777" w:rsidR="00D643B1" w:rsidRDefault="00D643B1" w:rsidP="00984A5F">
      <w:pPr>
        <w:spacing w:line="480" w:lineRule="auto"/>
        <w:rPr>
          <w:rFonts w:ascii="Times New Roman" w:hAnsi="Times New Roman" w:cs="Times New Roman"/>
          <w:b/>
          <w:sz w:val="24"/>
          <w:szCs w:val="24"/>
        </w:rPr>
      </w:pPr>
    </w:p>
    <w:p w14:paraId="26F369DA" w14:textId="77777777" w:rsidR="00D643B1" w:rsidRDefault="00D643B1" w:rsidP="00984A5F">
      <w:pPr>
        <w:spacing w:line="480" w:lineRule="auto"/>
        <w:rPr>
          <w:rFonts w:ascii="Times New Roman" w:hAnsi="Times New Roman" w:cs="Times New Roman"/>
          <w:b/>
          <w:sz w:val="24"/>
          <w:szCs w:val="24"/>
        </w:rPr>
      </w:pPr>
    </w:p>
    <w:p w14:paraId="63309833" w14:textId="77777777" w:rsidR="00D643B1" w:rsidRPr="00850EC2" w:rsidRDefault="00D643B1" w:rsidP="00984A5F">
      <w:pPr>
        <w:spacing w:line="480" w:lineRule="auto"/>
        <w:rPr>
          <w:rFonts w:ascii="Times New Roman" w:hAnsi="Times New Roman" w:cs="Times New Roman"/>
          <w:b/>
          <w:sz w:val="24"/>
          <w:szCs w:val="24"/>
        </w:rPr>
      </w:pPr>
    </w:p>
    <w:p w14:paraId="5A4BCBB8" w14:textId="77777777" w:rsidR="00D643B1" w:rsidRDefault="00D643B1" w:rsidP="00984A5F">
      <w:pPr>
        <w:spacing w:line="480" w:lineRule="auto"/>
        <w:rPr>
          <w:rFonts w:ascii="Times New Roman" w:hAnsi="Times New Roman" w:cs="Times New Roman"/>
          <w:b/>
          <w:sz w:val="24"/>
          <w:szCs w:val="24"/>
        </w:rPr>
      </w:pPr>
    </w:p>
    <w:p w14:paraId="28D340F7" w14:textId="77777777" w:rsidR="00D643B1" w:rsidRDefault="00D643B1" w:rsidP="00984A5F">
      <w:pPr>
        <w:spacing w:line="480" w:lineRule="auto"/>
        <w:rPr>
          <w:rFonts w:ascii="Times New Roman" w:hAnsi="Times New Roman" w:cs="Times New Roman"/>
          <w:b/>
          <w:sz w:val="24"/>
          <w:szCs w:val="24"/>
        </w:rPr>
      </w:pPr>
    </w:p>
    <w:p w14:paraId="4B700584" w14:textId="77777777" w:rsidR="00D643B1" w:rsidRDefault="00D643B1" w:rsidP="00984A5F">
      <w:pPr>
        <w:spacing w:line="480" w:lineRule="auto"/>
        <w:rPr>
          <w:rFonts w:ascii="Times New Roman" w:hAnsi="Times New Roman" w:cs="Times New Roman"/>
          <w:b/>
          <w:sz w:val="24"/>
          <w:szCs w:val="24"/>
        </w:rPr>
      </w:pPr>
    </w:p>
    <w:p w14:paraId="2390853A" w14:textId="77777777" w:rsidR="00D643B1" w:rsidRDefault="00D643B1" w:rsidP="00984A5F">
      <w:pPr>
        <w:spacing w:line="480" w:lineRule="auto"/>
        <w:rPr>
          <w:rFonts w:ascii="Times New Roman" w:hAnsi="Times New Roman" w:cs="Times New Roman"/>
          <w:b/>
          <w:sz w:val="24"/>
          <w:szCs w:val="24"/>
        </w:rPr>
      </w:pPr>
    </w:p>
    <w:p w14:paraId="7A53C79A" w14:textId="77777777" w:rsidR="00D643B1" w:rsidRDefault="00D643B1" w:rsidP="00984A5F">
      <w:pPr>
        <w:spacing w:line="480" w:lineRule="auto"/>
        <w:rPr>
          <w:rFonts w:ascii="Times New Roman" w:hAnsi="Times New Roman" w:cs="Times New Roman"/>
          <w:b/>
          <w:sz w:val="24"/>
          <w:szCs w:val="24"/>
        </w:rPr>
      </w:pPr>
    </w:p>
    <w:p w14:paraId="7B1D4E5C" w14:textId="77777777" w:rsidR="00D643B1" w:rsidRDefault="00D643B1" w:rsidP="00984A5F">
      <w:pPr>
        <w:spacing w:line="480" w:lineRule="auto"/>
        <w:rPr>
          <w:rFonts w:ascii="Times New Roman" w:hAnsi="Times New Roman" w:cs="Times New Roman"/>
          <w:b/>
          <w:sz w:val="24"/>
          <w:szCs w:val="24"/>
        </w:rPr>
      </w:pPr>
    </w:p>
    <w:p w14:paraId="2E542386" w14:textId="77777777" w:rsidR="00D643B1" w:rsidRDefault="00D643B1" w:rsidP="00984A5F">
      <w:pPr>
        <w:spacing w:line="480" w:lineRule="auto"/>
        <w:rPr>
          <w:rFonts w:ascii="Times New Roman" w:hAnsi="Times New Roman" w:cs="Times New Roman"/>
          <w:b/>
          <w:sz w:val="24"/>
          <w:szCs w:val="24"/>
        </w:rPr>
      </w:pPr>
    </w:p>
    <w:p w14:paraId="6CE38825" w14:textId="77777777" w:rsidR="00D643B1" w:rsidRDefault="00D643B1" w:rsidP="00984A5F">
      <w:pPr>
        <w:spacing w:line="480" w:lineRule="auto"/>
        <w:rPr>
          <w:rFonts w:ascii="Times New Roman" w:hAnsi="Times New Roman" w:cs="Times New Roman"/>
          <w:b/>
          <w:sz w:val="24"/>
          <w:szCs w:val="24"/>
        </w:rPr>
      </w:pPr>
    </w:p>
    <w:p w14:paraId="6FEAE3AE" w14:textId="77777777" w:rsidR="00D643B1" w:rsidRDefault="00D643B1" w:rsidP="00984A5F">
      <w:pPr>
        <w:spacing w:line="480" w:lineRule="auto"/>
        <w:rPr>
          <w:rFonts w:ascii="Times New Roman" w:hAnsi="Times New Roman" w:cs="Times New Roman"/>
          <w:b/>
          <w:sz w:val="24"/>
          <w:szCs w:val="24"/>
        </w:rPr>
      </w:pPr>
    </w:p>
    <w:p w14:paraId="212D8E50" w14:textId="77777777" w:rsidR="00D643B1" w:rsidRDefault="00D643B1" w:rsidP="00984A5F">
      <w:pPr>
        <w:spacing w:line="480" w:lineRule="auto"/>
        <w:rPr>
          <w:rFonts w:ascii="Times New Roman" w:hAnsi="Times New Roman" w:cs="Times New Roman"/>
          <w:b/>
          <w:sz w:val="24"/>
          <w:szCs w:val="24"/>
        </w:rPr>
      </w:pPr>
    </w:p>
    <w:p w14:paraId="6BB94F87" w14:textId="77777777" w:rsidR="00D643B1" w:rsidRDefault="00D643B1" w:rsidP="00984A5F">
      <w:pPr>
        <w:spacing w:line="480" w:lineRule="auto"/>
        <w:rPr>
          <w:rFonts w:ascii="Times New Roman" w:hAnsi="Times New Roman" w:cs="Times New Roman"/>
          <w:b/>
          <w:sz w:val="24"/>
          <w:szCs w:val="24"/>
        </w:rPr>
      </w:pPr>
    </w:p>
    <w:p w14:paraId="3F2CDE49" w14:textId="77777777" w:rsidR="00D643B1" w:rsidRDefault="00D643B1" w:rsidP="00984A5F">
      <w:pPr>
        <w:spacing w:line="480" w:lineRule="auto"/>
        <w:rPr>
          <w:rFonts w:ascii="Times New Roman" w:hAnsi="Times New Roman" w:cs="Times New Roman"/>
          <w:b/>
          <w:sz w:val="24"/>
          <w:szCs w:val="24"/>
        </w:rPr>
      </w:pPr>
    </w:p>
    <w:p w14:paraId="37587441" w14:textId="77777777" w:rsidR="00D643B1" w:rsidRDefault="00D643B1" w:rsidP="00984A5F">
      <w:pPr>
        <w:spacing w:line="480" w:lineRule="auto"/>
        <w:rPr>
          <w:rFonts w:ascii="Times New Roman" w:hAnsi="Times New Roman" w:cs="Times New Roman"/>
          <w:b/>
          <w:sz w:val="24"/>
          <w:szCs w:val="24"/>
        </w:rPr>
      </w:pPr>
    </w:p>
    <w:p w14:paraId="5770C45E" w14:textId="77777777" w:rsidR="00D643B1" w:rsidRDefault="00D643B1" w:rsidP="00984A5F">
      <w:pPr>
        <w:spacing w:line="480" w:lineRule="auto"/>
        <w:rPr>
          <w:rFonts w:ascii="Times New Roman" w:hAnsi="Times New Roman" w:cs="Times New Roman"/>
          <w:b/>
          <w:sz w:val="24"/>
          <w:szCs w:val="24"/>
        </w:rPr>
      </w:pPr>
    </w:p>
    <w:p w14:paraId="1C2A336D" w14:textId="77777777" w:rsidR="00770EF4" w:rsidRDefault="00D643B1" w:rsidP="00984A5F">
      <w:pPr>
        <w:spacing w:line="480" w:lineRule="auto"/>
        <w:rPr>
          <w:rFonts w:ascii="Times New Roman" w:hAnsi="Times New Roman" w:cs="Times New Roman"/>
          <w:b/>
          <w:sz w:val="24"/>
          <w:szCs w:val="24"/>
        </w:rPr>
      </w:pPr>
      <w:r>
        <w:rPr>
          <w:rFonts w:ascii="Times New Roman" w:hAnsi="Times New Roman" w:cs="Times New Roman" w:hint="eastAsia"/>
          <w:b/>
          <w:sz w:val="24"/>
          <w:szCs w:val="24"/>
        </w:rPr>
        <w:lastRenderedPageBreak/>
        <w:t>Abstract</w:t>
      </w:r>
    </w:p>
    <w:p w14:paraId="1A0397F2" w14:textId="77777777" w:rsidR="00C37F06" w:rsidRPr="00C37F06" w:rsidRDefault="00C37F06" w:rsidP="00984A5F">
      <w:pPr>
        <w:spacing w:line="480" w:lineRule="auto"/>
        <w:rPr>
          <w:rFonts w:ascii="Times New Roman" w:hAnsi="Times New Roman" w:cs="Times New Roman"/>
          <w:sz w:val="24"/>
          <w:szCs w:val="24"/>
        </w:rPr>
      </w:pPr>
      <w:r w:rsidRPr="00C37F06">
        <w:rPr>
          <w:rFonts w:ascii="Times New Roman" w:hAnsi="Times New Roman" w:cs="Times New Roman" w:hint="eastAsia"/>
          <w:sz w:val="24"/>
          <w:szCs w:val="24"/>
        </w:rPr>
        <w:t>Working</w:t>
      </w:r>
      <w:r>
        <w:rPr>
          <w:rFonts w:ascii="Times New Roman" w:hAnsi="Times New Roman" w:cs="Times New Roman"/>
          <w:sz w:val="24"/>
          <w:szCs w:val="24"/>
        </w:rPr>
        <w:t xml:space="preserve"> memory</w:t>
      </w:r>
      <w:r w:rsidR="005061DC">
        <w:rPr>
          <w:rFonts w:ascii="Times New Roman" w:hAnsi="Times New Roman" w:cs="Times New Roman"/>
          <w:sz w:val="24"/>
          <w:szCs w:val="24"/>
        </w:rPr>
        <w:t xml:space="preserve"> impairment is documented as a core </w:t>
      </w:r>
      <w:r w:rsidR="005061DC">
        <w:rPr>
          <w:rFonts w:ascii="Times New Roman" w:hAnsi="Times New Roman" w:cs="Times New Roman" w:hint="eastAsia"/>
          <w:sz w:val="24"/>
          <w:szCs w:val="24"/>
        </w:rPr>
        <w:t>symptom related to cognitive d</w:t>
      </w:r>
      <w:r w:rsidR="005061DC">
        <w:rPr>
          <w:rFonts w:ascii="Times New Roman" w:hAnsi="Times New Roman" w:cs="Times New Roman"/>
          <w:sz w:val="24"/>
          <w:szCs w:val="24"/>
        </w:rPr>
        <w:t>eficits</w:t>
      </w:r>
      <w:r>
        <w:rPr>
          <w:rFonts w:ascii="Times New Roman" w:hAnsi="Times New Roman" w:cs="Times New Roman"/>
          <w:sz w:val="24"/>
          <w:szCs w:val="24"/>
        </w:rPr>
        <w:t xml:space="preserve"> </w:t>
      </w:r>
      <w:r w:rsidR="005061DC">
        <w:rPr>
          <w:rFonts w:ascii="Times New Roman" w:hAnsi="Times New Roman" w:cs="Times New Roman" w:hint="eastAsia"/>
          <w:sz w:val="24"/>
          <w:szCs w:val="24"/>
        </w:rPr>
        <w:t>in schizophrenia</w:t>
      </w:r>
      <w:r w:rsidR="005061DC">
        <w:rPr>
          <w:rFonts w:ascii="Times New Roman" w:hAnsi="Times New Roman" w:cs="Times New Roman"/>
          <w:sz w:val="24"/>
          <w:szCs w:val="24"/>
        </w:rPr>
        <w:t xml:space="preserve">. </w:t>
      </w:r>
      <w:r w:rsidR="00CA04AC">
        <w:rPr>
          <w:rFonts w:ascii="Times New Roman" w:hAnsi="Times New Roman" w:cs="Times New Roman"/>
          <w:sz w:val="24"/>
          <w:szCs w:val="24"/>
        </w:rPr>
        <w:t xml:space="preserve">Understanding the </w:t>
      </w:r>
      <w:r w:rsidR="003F73CD">
        <w:rPr>
          <w:rFonts w:ascii="Times New Roman" w:hAnsi="Times New Roman" w:cs="Times New Roman"/>
          <w:sz w:val="24"/>
          <w:szCs w:val="24"/>
        </w:rPr>
        <w:t xml:space="preserve">pathology </w:t>
      </w:r>
      <w:r w:rsidR="006113A0">
        <w:rPr>
          <w:rFonts w:ascii="Times New Roman" w:hAnsi="Times New Roman" w:cs="Times New Roman"/>
          <w:sz w:val="24"/>
          <w:szCs w:val="24"/>
        </w:rPr>
        <w:t xml:space="preserve">is very important to </w:t>
      </w:r>
      <w:r w:rsidR="00295F5A">
        <w:rPr>
          <w:rFonts w:ascii="Times New Roman" w:hAnsi="Times New Roman" w:cs="Times New Roman"/>
          <w:sz w:val="24"/>
          <w:szCs w:val="24"/>
        </w:rPr>
        <w:t>diagnosis</w:t>
      </w:r>
      <w:r w:rsidR="003F73CD">
        <w:rPr>
          <w:rFonts w:ascii="Times New Roman" w:hAnsi="Times New Roman" w:cs="Times New Roman"/>
          <w:sz w:val="24"/>
          <w:szCs w:val="24"/>
        </w:rPr>
        <w:t xml:space="preserve"> and treatment of schizophrenia. </w:t>
      </w:r>
      <w:r w:rsidR="00FC0DCF">
        <w:rPr>
          <w:rFonts w:ascii="Times New Roman" w:hAnsi="Times New Roman" w:cs="Times New Roman"/>
          <w:sz w:val="24"/>
          <w:szCs w:val="24"/>
        </w:rPr>
        <w:t xml:space="preserve">While the working memory system is </w:t>
      </w:r>
      <w:r w:rsidR="00E54A08">
        <w:rPr>
          <w:rFonts w:ascii="Times New Roman" w:hAnsi="Times New Roman" w:cs="Times New Roman"/>
          <w:sz w:val="24"/>
          <w:szCs w:val="24"/>
        </w:rPr>
        <w:t>regarded as a complex one</w:t>
      </w:r>
      <w:r w:rsidR="00394017">
        <w:rPr>
          <w:rFonts w:ascii="Times New Roman" w:hAnsi="Times New Roman" w:cs="Times New Roman"/>
          <w:sz w:val="24"/>
          <w:szCs w:val="24"/>
        </w:rPr>
        <w:t xml:space="preserve"> including both a central modality independent component and some slave modality specific storage buffer. </w:t>
      </w:r>
      <w:r w:rsidR="00004FE7">
        <w:rPr>
          <w:rFonts w:ascii="Times New Roman" w:hAnsi="Times New Roman" w:cs="Times New Roman"/>
          <w:sz w:val="24"/>
          <w:szCs w:val="24"/>
        </w:rPr>
        <w:t xml:space="preserve">The core regions mainly comprised the frontal-parietal areas known to be responsible for some </w:t>
      </w:r>
      <w:r w:rsidR="00A10888">
        <w:rPr>
          <w:rFonts w:ascii="Times New Roman" w:hAnsi="Times New Roman" w:cs="Times New Roman"/>
          <w:sz w:val="24"/>
          <w:szCs w:val="24"/>
        </w:rPr>
        <w:t>higher-level</w:t>
      </w:r>
      <w:r w:rsidR="00004FE7">
        <w:rPr>
          <w:rFonts w:ascii="Times New Roman" w:hAnsi="Times New Roman" w:cs="Times New Roman"/>
          <w:sz w:val="24"/>
          <w:szCs w:val="24"/>
        </w:rPr>
        <w:t xml:space="preserve"> procedures in working memory and have been evident to be impaired when the patients performing a </w:t>
      </w:r>
      <w:r w:rsidR="00984A5F">
        <w:rPr>
          <w:rFonts w:ascii="Times New Roman" w:hAnsi="Times New Roman" w:cs="Times New Roman"/>
          <w:sz w:val="24"/>
          <w:szCs w:val="24"/>
        </w:rPr>
        <w:t>w</w:t>
      </w:r>
      <w:r w:rsidR="00004FE7">
        <w:rPr>
          <w:rFonts w:ascii="Times New Roman" w:hAnsi="Times New Roman" w:cs="Times New Roman"/>
          <w:sz w:val="24"/>
          <w:szCs w:val="24"/>
        </w:rPr>
        <w:t xml:space="preserve">orking memory task. </w:t>
      </w:r>
      <w:r>
        <w:rPr>
          <w:rFonts w:ascii="Times New Roman" w:hAnsi="Times New Roman" w:cs="Times New Roman"/>
          <w:sz w:val="24"/>
          <w:szCs w:val="24"/>
        </w:rPr>
        <w:t>In this st</w:t>
      </w:r>
      <w:r w:rsidR="005061DC">
        <w:rPr>
          <w:rFonts w:ascii="Times New Roman" w:hAnsi="Times New Roman" w:cs="Times New Roman"/>
          <w:sz w:val="24"/>
          <w:szCs w:val="24"/>
        </w:rPr>
        <w:t xml:space="preserve">udy, we attempt to find whether functional </w:t>
      </w:r>
      <w:r w:rsidR="001D1FEA">
        <w:rPr>
          <w:rFonts w:ascii="Times New Roman" w:hAnsi="Times New Roman" w:cs="Times New Roman"/>
          <w:sz w:val="24"/>
          <w:szCs w:val="24"/>
        </w:rPr>
        <w:t>c</w:t>
      </w:r>
      <w:r w:rsidR="005061DC">
        <w:rPr>
          <w:rFonts w:ascii="Times New Roman" w:hAnsi="Times New Roman" w:cs="Times New Roman"/>
          <w:sz w:val="24"/>
          <w:szCs w:val="24"/>
        </w:rPr>
        <w:t>onnectivity within the core working memory network is impaired at resting state.</w:t>
      </w:r>
      <w:r w:rsidR="00275382">
        <w:rPr>
          <w:rFonts w:ascii="Times New Roman" w:hAnsi="Times New Roman" w:cs="Times New Roman"/>
          <w:sz w:val="24"/>
          <w:szCs w:val="24"/>
        </w:rPr>
        <w:t xml:space="preserve"> By recruiting a large scale multi-site resting-state fmri datasets, </w:t>
      </w:r>
      <w:r w:rsidR="0036184C">
        <w:rPr>
          <w:rFonts w:ascii="Times New Roman" w:hAnsi="Times New Roman" w:cs="Times New Roman"/>
          <w:sz w:val="24"/>
          <w:szCs w:val="24"/>
        </w:rPr>
        <w:t xml:space="preserve">and performing a multi-site statistical analysis, </w:t>
      </w:r>
      <w:r w:rsidR="00275382">
        <w:rPr>
          <w:rFonts w:ascii="Times New Roman" w:hAnsi="Times New Roman" w:cs="Times New Roman"/>
          <w:sz w:val="24"/>
          <w:szCs w:val="24"/>
        </w:rPr>
        <w:t xml:space="preserve">we found that working memory deficits can be characterized by reduced functional connectivity among the caudal </w:t>
      </w:r>
      <w:r w:rsidR="00106291">
        <w:rPr>
          <w:rFonts w:ascii="Times New Roman" w:hAnsi="Times New Roman" w:cs="Times New Roman"/>
          <w:sz w:val="24"/>
          <w:szCs w:val="24"/>
        </w:rPr>
        <w:t>lateral preftonal cortrex</w:t>
      </w:r>
      <w:r w:rsidR="00275382">
        <w:rPr>
          <w:rFonts w:ascii="Times New Roman" w:hAnsi="Times New Roman" w:cs="Times New Roman"/>
          <w:sz w:val="24"/>
          <w:szCs w:val="24"/>
        </w:rPr>
        <w:t xml:space="preserve">, </w:t>
      </w:r>
      <w:r w:rsidR="00FF4D46">
        <w:rPr>
          <w:rFonts w:ascii="Times New Roman" w:hAnsi="Times New Roman" w:cs="Times New Roman"/>
          <w:sz w:val="24"/>
          <w:szCs w:val="24"/>
        </w:rPr>
        <w:t>the left inferior frontal cortex</w:t>
      </w:r>
      <w:r w:rsidR="00275382">
        <w:rPr>
          <w:rFonts w:ascii="Times New Roman" w:hAnsi="Times New Roman" w:cs="Times New Roman"/>
          <w:sz w:val="24"/>
          <w:szCs w:val="24"/>
        </w:rPr>
        <w:t>,</w:t>
      </w:r>
      <w:r w:rsidR="00FF4D46">
        <w:rPr>
          <w:rFonts w:ascii="Times New Roman" w:hAnsi="Times New Roman" w:cs="Times New Roman"/>
          <w:sz w:val="24"/>
          <w:szCs w:val="24"/>
        </w:rPr>
        <w:t xml:space="preserve"> the left anterior insular</w:t>
      </w:r>
      <w:r w:rsidR="00275382">
        <w:rPr>
          <w:rFonts w:ascii="Times New Roman" w:hAnsi="Times New Roman" w:cs="Times New Roman"/>
          <w:sz w:val="24"/>
          <w:szCs w:val="24"/>
        </w:rPr>
        <w:t xml:space="preserve"> </w:t>
      </w:r>
      <w:r w:rsidR="00C352D7">
        <w:rPr>
          <w:rFonts w:ascii="Times New Roman" w:hAnsi="Times New Roman" w:cs="Times New Roman"/>
          <w:sz w:val="24"/>
          <w:szCs w:val="24"/>
        </w:rPr>
        <w:t xml:space="preserve">and </w:t>
      </w:r>
      <w:r w:rsidR="00FF4D46">
        <w:rPr>
          <w:rFonts w:ascii="Times New Roman" w:hAnsi="Times New Roman" w:cs="Times New Roman"/>
          <w:sz w:val="24"/>
          <w:szCs w:val="24"/>
        </w:rPr>
        <w:t>the right inferior parietal cortex</w:t>
      </w:r>
      <w:r w:rsidR="00C352D7">
        <w:rPr>
          <w:rFonts w:ascii="Times New Roman" w:hAnsi="Times New Roman" w:cs="Times New Roman"/>
          <w:sz w:val="24"/>
          <w:szCs w:val="24"/>
        </w:rPr>
        <w:t xml:space="preserve">. </w:t>
      </w:r>
      <w:r w:rsidR="005C5E11">
        <w:rPr>
          <w:rFonts w:ascii="Times New Roman" w:hAnsi="Times New Roman" w:cs="Times New Roman"/>
          <w:sz w:val="24"/>
          <w:szCs w:val="24"/>
        </w:rPr>
        <w:t>Association analysis of the impaired functional connectivity and clinical scores reveal</w:t>
      </w:r>
      <w:r w:rsidR="00AE6544">
        <w:rPr>
          <w:rFonts w:ascii="Times New Roman" w:hAnsi="Times New Roman" w:cs="Times New Roman"/>
          <w:sz w:val="24"/>
          <w:szCs w:val="24"/>
        </w:rPr>
        <w:t>ed</w:t>
      </w:r>
      <w:r w:rsidR="005C5E11">
        <w:rPr>
          <w:rFonts w:ascii="Times New Roman" w:hAnsi="Times New Roman" w:cs="Times New Roman"/>
          <w:sz w:val="24"/>
          <w:szCs w:val="24"/>
        </w:rPr>
        <w:t xml:space="preserve"> no significant effect. </w:t>
      </w:r>
      <w:r w:rsidR="00BA7B38">
        <w:rPr>
          <w:rFonts w:ascii="Times New Roman" w:hAnsi="Times New Roman" w:cs="Times New Roman"/>
          <w:sz w:val="24"/>
          <w:szCs w:val="24"/>
        </w:rPr>
        <w:t>Our finding</w:t>
      </w:r>
      <w:r w:rsidR="00766779">
        <w:rPr>
          <w:rFonts w:ascii="Times New Roman" w:hAnsi="Times New Roman" w:cs="Times New Roman"/>
          <w:sz w:val="24"/>
          <w:szCs w:val="24"/>
        </w:rPr>
        <w:t>s</w:t>
      </w:r>
      <w:r w:rsidR="00BA7B38">
        <w:rPr>
          <w:rFonts w:ascii="Times New Roman" w:hAnsi="Times New Roman" w:cs="Times New Roman"/>
          <w:sz w:val="24"/>
          <w:szCs w:val="24"/>
        </w:rPr>
        <w:t xml:space="preserve"> indicate that </w:t>
      </w:r>
      <w:r w:rsidR="00EE2912">
        <w:rPr>
          <w:rFonts w:ascii="Times New Roman" w:hAnsi="Times New Roman" w:cs="Times New Roman"/>
          <w:sz w:val="24"/>
          <w:szCs w:val="24"/>
        </w:rPr>
        <w:t xml:space="preserve">the </w:t>
      </w:r>
      <w:r w:rsidR="00551D7F">
        <w:rPr>
          <w:rFonts w:ascii="Times New Roman" w:hAnsi="Times New Roman" w:cs="Times New Roman"/>
          <w:sz w:val="24"/>
          <w:szCs w:val="24"/>
        </w:rPr>
        <w:t xml:space="preserve">impaired resting-state functional connectivity within </w:t>
      </w:r>
      <w:r w:rsidR="00EE2912">
        <w:rPr>
          <w:rFonts w:ascii="Times New Roman" w:hAnsi="Times New Roman" w:cs="Times New Roman"/>
          <w:sz w:val="24"/>
          <w:szCs w:val="24"/>
        </w:rPr>
        <w:t xml:space="preserve">frontal-parietal </w:t>
      </w:r>
      <w:r w:rsidR="005C5E11">
        <w:rPr>
          <w:rFonts w:ascii="Times New Roman" w:hAnsi="Times New Roman" w:cs="Times New Roman"/>
          <w:sz w:val="24"/>
          <w:szCs w:val="24"/>
        </w:rPr>
        <w:t xml:space="preserve">core working memory network </w:t>
      </w:r>
      <w:r w:rsidR="00C352D7">
        <w:rPr>
          <w:rFonts w:ascii="Times New Roman" w:hAnsi="Times New Roman" w:cs="Times New Roman"/>
          <w:sz w:val="24"/>
          <w:szCs w:val="24"/>
        </w:rPr>
        <w:t xml:space="preserve">may </w:t>
      </w:r>
      <w:r w:rsidR="00433B69">
        <w:rPr>
          <w:rFonts w:ascii="Times New Roman" w:hAnsi="Times New Roman" w:cs="Times New Roman"/>
          <w:sz w:val="24"/>
          <w:szCs w:val="24"/>
        </w:rPr>
        <w:t xml:space="preserve">act as a proxy of impaired </w:t>
      </w:r>
      <w:r w:rsidR="00433B69" w:rsidRPr="00314A67">
        <w:rPr>
          <w:rFonts w:ascii="Times New Roman" w:hAnsi="Times New Roman" w:cs="Times New Roman"/>
          <w:color w:val="C00000"/>
          <w:sz w:val="24"/>
          <w:szCs w:val="24"/>
        </w:rPr>
        <w:t>top-down control</w:t>
      </w:r>
      <w:r w:rsidR="00433B69">
        <w:rPr>
          <w:rFonts w:ascii="Times New Roman" w:hAnsi="Times New Roman" w:cs="Times New Roman"/>
          <w:sz w:val="24"/>
          <w:szCs w:val="24"/>
        </w:rPr>
        <w:t xml:space="preserve"> in the working memory procedure, and thus lead to cognitive deficits </w:t>
      </w:r>
      <w:r w:rsidR="00C352D7">
        <w:rPr>
          <w:rFonts w:ascii="Times New Roman" w:hAnsi="Times New Roman" w:cs="Times New Roman"/>
          <w:sz w:val="24"/>
          <w:szCs w:val="24"/>
        </w:rPr>
        <w:t>in schizophrenia.</w:t>
      </w:r>
      <w:r w:rsidR="00D23ADF">
        <w:rPr>
          <w:rFonts w:ascii="Times New Roman" w:hAnsi="Times New Roman" w:cs="Times New Roman"/>
          <w:sz w:val="24"/>
          <w:szCs w:val="24"/>
        </w:rPr>
        <w:t xml:space="preserve"> Th</w:t>
      </w:r>
      <w:r w:rsidR="00AE6544">
        <w:rPr>
          <w:rFonts w:ascii="Times New Roman" w:hAnsi="Times New Roman" w:cs="Times New Roman"/>
          <w:sz w:val="24"/>
          <w:szCs w:val="24"/>
        </w:rPr>
        <w:t>e patterns of reduced connectivity</w:t>
      </w:r>
      <w:r w:rsidR="0059229C">
        <w:rPr>
          <w:rFonts w:ascii="Times New Roman" w:hAnsi="Times New Roman" w:cs="Times New Roman"/>
          <w:sz w:val="24"/>
          <w:szCs w:val="24"/>
        </w:rPr>
        <w:t xml:space="preserve"> provide </w:t>
      </w:r>
      <w:r w:rsidR="00D23ADF">
        <w:rPr>
          <w:rFonts w:ascii="Times New Roman" w:hAnsi="Times New Roman" w:cs="Times New Roman"/>
          <w:sz w:val="24"/>
          <w:szCs w:val="24"/>
        </w:rPr>
        <w:t>stable trait marker for the disease and will help us to a</w:t>
      </w:r>
      <w:r w:rsidR="0059229C">
        <w:rPr>
          <w:rFonts w:ascii="Times New Roman" w:hAnsi="Times New Roman" w:cs="Times New Roman"/>
          <w:sz w:val="24"/>
          <w:szCs w:val="24"/>
        </w:rPr>
        <w:t>pproach</w:t>
      </w:r>
      <w:r w:rsidR="00D23ADF">
        <w:rPr>
          <w:rFonts w:ascii="Times New Roman" w:hAnsi="Times New Roman" w:cs="Times New Roman"/>
          <w:sz w:val="24"/>
          <w:szCs w:val="24"/>
        </w:rPr>
        <w:t xml:space="preserve"> treatment. </w:t>
      </w:r>
      <w:r w:rsidR="00C352D7">
        <w:rPr>
          <w:rFonts w:ascii="Times New Roman" w:hAnsi="Times New Roman" w:cs="Times New Roman"/>
          <w:sz w:val="24"/>
          <w:szCs w:val="24"/>
        </w:rPr>
        <w:t xml:space="preserve">  </w:t>
      </w:r>
      <w:r w:rsidR="005061DC">
        <w:rPr>
          <w:rFonts w:ascii="Times New Roman" w:hAnsi="Times New Roman" w:cs="Times New Roman"/>
          <w:sz w:val="24"/>
          <w:szCs w:val="24"/>
        </w:rPr>
        <w:t xml:space="preserve"> </w:t>
      </w:r>
    </w:p>
    <w:p w14:paraId="16E8CCFF" w14:textId="77777777" w:rsidR="00D643B1" w:rsidRPr="00551D7F" w:rsidRDefault="00D643B1" w:rsidP="00984A5F">
      <w:pPr>
        <w:spacing w:line="480" w:lineRule="auto"/>
        <w:rPr>
          <w:rFonts w:ascii="Times New Roman" w:hAnsi="Times New Roman" w:cs="Times New Roman"/>
          <w:sz w:val="24"/>
          <w:szCs w:val="24"/>
        </w:rPr>
      </w:pPr>
    </w:p>
    <w:p w14:paraId="7C0D214F" w14:textId="77777777" w:rsidR="00202DF6" w:rsidRDefault="00202DF6" w:rsidP="00984A5F">
      <w:pPr>
        <w:spacing w:line="480" w:lineRule="auto"/>
        <w:rPr>
          <w:rFonts w:ascii="Times New Roman" w:hAnsi="Times New Roman" w:cs="Times New Roman"/>
          <w:b/>
          <w:sz w:val="24"/>
          <w:szCs w:val="24"/>
        </w:rPr>
      </w:pPr>
    </w:p>
    <w:p w14:paraId="1EC3C944" w14:textId="77777777" w:rsidR="00202DF6" w:rsidRDefault="00202DF6" w:rsidP="00984A5F">
      <w:pPr>
        <w:spacing w:line="480" w:lineRule="auto"/>
        <w:rPr>
          <w:rFonts w:ascii="Times New Roman" w:hAnsi="Times New Roman" w:cs="Times New Roman"/>
          <w:b/>
          <w:sz w:val="24"/>
          <w:szCs w:val="24"/>
        </w:rPr>
      </w:pPr>
    </w:p>
    <w:p w14:paraId="580CE907" w14:textId="77777777"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Introduction</w:t>
      </w:r>
    </w:p>
    <w:p w14:paraId="02549BA5" w14:textId="77777777" w:rsidR="007E7EDA" w:rsidRPr="007E7EDA" w:rsidRDefault="007E7EDA" w:rsidP="00984A5F">
      <w:pPr>
        <w:spacing w:line="480" w:lineRule="auto"/>
        <w:rPr>
          <w:rFonts w:ascii="Times New Roman" w:hAnsi="Times New Roman" w:cs="Times New Roman"/>
          <w:sz w:val="24"/>
          <w:szCs w:val="24"/>
        </w:rPr>
      </w:pPr>
    </w:p>
    <w:p w14:paraId="02E3C437" w14:textId="2A3663E7" w:rsidR="009C66D3" w:rsidRDefault="007E7EDA" w:rsidP="00984A5F">
      <w:pPr>
        <w:spacing w:line="480" w:lineRule="auto"/>
        <w:rPr>
          <w:rFonts w:ascii="Times New Roman" w:hAnsi="Times New Roman" w:cs="Times New Roman"/>
          <w:sz w:val="24"/>
          <w:szCs w:val="24"/>
        </w:rPr>
      </w:pPr>
      <w:r w:rsidRPr="007E7EDA">
        <w:rPr>
          <w:rFonts w:ascii="Times New Roman" w:hAnsi="Times New Roman" w:cs="Times New Roman"/>
          <w:sz w:val="24"/>
          <w:szCs w:val="24"/>
        </w:rPr>
        <w:t xml:space="preserve">Working memory is </w:t>
      </w:r>
      <w:r w:rsidR="00A10888" w:rsidRPr="00A10888">
        <w:rPr>
          <w:rFonts w:ascii="Times New Roman" w:hAnsi="Times New Roman" w:cs="Times New Roman"/>
          <w:sz w:val="24"/>
          <w:szCs w:val="24"/>
        </w:rPr>
        <w:t>conventionally</w:t>
      </w:r>
      <w:r w:rsidRPr="007E7EDA">
        <w:rPr>
          <w:rFonts w:ascii="Times New Roman" w:hAnsi="Times New Roman" w:cs="Times New Roman"/>
          <w:sz w:val="24"/>
          <w:szCs w:val="24"/>
        </w:rPr>
        <w:t xml:space="preserve"> defined as the ability to maintain and manipulate information over short </w:t>
      </w:r>
      <w:r w:rsidR="00A10888" w:rsidRPr="007E7EDA">
        <w:rPr>
          <w:rFonts w:ascii="Times New Roman" w:hAnsi="Times New Roman" w:cs="Times New Roman"/>
          <w:sz w:val="24"/>
          <w:szCs w:val="24"/>
        </w:rPr>
        <w:t>periods</w:t>
      </w:r>
      <w:r w:rsidRPr="007E7EDA">
        <w:rPr>
          <w:rFonts w:ascii="Times New Roman" w:hAnsi="Times New Roman" w:cs="Times New Roman"/>
          <w:sz w:val="24"/>
          <w:szCs w:val="24"/>
        </w:rPr>
        <w:t xml:space="preserve">. </w:t>
      </w:r>
      <w:r w:rsidR="00E20792">
        <w:rPr>
          <w:rFonts w:ascii="Times New Roman" w:hAnsi="Times New Roman" w:cs="Times New Roman"/>
          <w:sz w:val="24"/>
          <w:szCs w:val="24"/>
        </w:rPr>
        <w:t>Working memory</w:t>
      </w:r>
      <w:r w:rsidRPr="007E7EDA">
        <w:rPr>
          <w:rFonts w:ascii="Times New Roman" w:hAnsi="Times New Roman" w:cs="Times New Roman"/>
          <w:sz w:val="24"/>
          <w:szCs w:val="24"/>
        </w:rPr>
        <w:t xml:space="preserve"> has been shown to be impaired in many neurological and psychiatric syndromes including Schizophrenia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E260F">
        <w:rPr>
          <w:rFonts w:ascii="Times New Roman" w:hAnsi="Times New Roman" w:cs="Times New Roman"/>
          <w:sz w:val="24"/>
          <w:szCs w:val="24"/>
        </w:rPr>
      </w:r>
      <w:r w:rsidR="001E260F">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21" w:tooltip="Goldmanrakic, 1994 #2205" w:history="1">
        <w:r w:rsidR="00EE0723">
          <w:rPr>
            <w:rFonts w:ascii="Times New Roman" w:hAnsi="Times New Roman" w:cs="Times New Roman"/>
            <w:noProof/>
            <w:sz w:val="24"/>
            <w:szCs w:val="24"/>
          </w:rPr>
          <w:t>Goldmanrakic, 1994</w:t>
        </w:r>
      </w:hyperlink>
      <w:r w:rsidR="00757E38">
        <w:rPr>
          <w:rFonts w:ascii="Times New Roman" w:hAnsi="Times New Roman" w:cs="Times New Roman"/>
          <w:noProof/>
          <w:sz w:val="24"/>
          <w:szCs w:val="24"/>
        </w:rPr>
        <w:t xml:space="preserve">; </w:t>
      </w:r>
      <w:hyperlink w:anchor="_ENREF_49" w:tooltip="Silver, 2003 #2178" w:history="1">
        <w:r w:rsidR="00EE0723">
          <w:rPr>
            <w:rFonts w:ascii="Times New Roman" w:hAnsi="Times New Roman" w:cs="Times New Roman"/>
            <w:noProof/>
            <w:sz w:val="24"/>
            <w:szCs w:val="24"/>
          </w:rPr>
          <w:t>Silver et al., 2003</w:t>
        </w:r>
      </w:hyperlink>
      <w:r w:rsidR="00757E38">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It was </w:t>
      </w:r>
      <w:r w:rsidR="00512EED">
        <w:rPr>
          <w:rFonts w:ascii="Times New Roman" w:hAnsi="Times New Roman" w:cs="Times New Roman"/>
          <w:sz w:val="24"/>
          <w:szCs w:val="24"/>
        </w:rPr>
        <w:t>considered</w:t>
      </w:r>
      <w:r w:rsidRPr="007E7EDA">
        <w:rPr>
          <w:rFonts w:ascii="Times New Roman" w:hAnsi="Times New Roman" w:cs="Times New Roman"/>
          <w:sz w:val="24"/>
          <w:szCs w:val="24"/>
        </w:rPr>
        <w:t xml:space="preserve"> </w:t>
      </w:r>
      <w:r w:rsidR="00512EED" w:rsidRPr="007E7EDA">
        <w:rPr>
          <w:rFonts w:ascii="Times New Roman" w:hAnsi="Times New Roman" w:cs="Times New Roman"/>
          <w:sz w:val="24"/>
          <w:szCs w:val="24"/>
        </w:rPr>
        <w:t>tightly</w:t>
      </w:r>
      <w:r w:rsidRPr="007E7EDA">
        <w:rPr>
          <w:rFonts w:ascii="Times New Roman" w:hAnsi="Times New Roman" w:cs="Times New Roman"/>
          <w:sz w:val="24"/>
          <w:szCs w:val="24"/>
        </w:rPr>
        <w:t xml:space="preserve"> associa</w:t>
      </w:r>
      <w:r w:rsidR="00B07558">
        <w:rPr>
          <w:rFonts w:ascii="Times New Roman" w:hAnsi="Times New Roman" w:cs="Times New Roman"/>
          <w:sz w:val="24"/>
          <w:szCs w:val="24"/>
        </w:rPr>
        <w:t>ted with cognitive deficits in s</w:t>
      </w:r>
      <w:r w:rsidRPr="007E7EDA">
        <w:rPr>
          <w:rFonts w:ascii="Times New Roman" w:hAnsi="Times New Roman" w:cs="Times New Roman"/>
          <w:sz w:val="24"/>
          <w:szCs w:val="24"/>
        </w:rPr>
        <w:t>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r>
      <w:r w:rsidR="001E260F">
        <w:rPr>
          <w:rFonts w:ascii="Times New Roman" w:hAnsi="Times New Roman" w:cs="Times New Roman"/>
          <w:sz w:val="24"/>
          <w:szCs w:val="24"/>
        </w:rPr>
        <w:instrText xml:space="preserve"> ADDIN EN.CITE &lt;EndNote&gt;&lt;Cite&gt;&lt;Author&gt;Green&lt;/Author&gt;&lt;Year&gt;2000&lt;/Year&gt;&lt;RecNum&gt;2148&lt;/RecNum&gt;&lt;DisplayText&gt;(Green et al., 2000)&lt;/DisplayText&gt;&lt;record&gt;&lt;rec-number&gt;2148&lt;/rec-number&gt;&lt;foreign-keys&gt;&lt;key app="EN" db-id="fsr00z95b0t2ppep50iv5avqt2zf2dr9prxw" timestamp="1468288532"&gt;2148&lt;/key&gt;&lt;/foreign-keys&gt;&lt;ref-type name="Journal Article"&gt;17&lt;/ref-type&gt;&lt;contributors&gt;&lt;authors&gt;&lt;author&gt;Green, M. F.&lt;/author&gt;&lt;author&gt;Kern, R. S.&lt;/author&gt;&lt;author&gt;Braff, D. L.&lt;/author&gt;&lt;author&gt;Mintz, J.&lt;/author&gt;&lt;/authors&gt;&lt;/contributors&gt;&lt;auth-address&gt;UCLA Neuropsychiatric Institute, Los Angeles, CA 90024-1759, USA.&lt;/auth-address&gt;&lt;titles&gt;&lt;title&gt;Neurocognitive deficits and functional outcome in schizophrenia: are we measuring the &amp;quot;right stuff&amp;quot;?&lt;/title&gt;&lt;secondary-title&gt;Schizophr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bulletin&lt;/abbr-1&gt;&lt;/alt-periodical&gt;&lt;pages&gt;119-36&lt;/pages&gt;&lt;volume&gt;26&lt;/volume&gt;&lt;number&gt;1&lt;/number&gt;&lt;keywords&gt;&lt;keyword&gt;Cognition Disorders/*diagnosis/epidemiology/psychology&lt;/keyword&gt;&lt;keyword&gt;Cognitive Therapy&lt;/keyword&gt;&lt;keyword&gt;Comorbidity&lt;/keyword&gt;&lt;keyword&gt;Humans&lt;/keyword&gt;&lt;keyword&gt;Neuropsychological Tests/*statistics &amp;amp; numerical data&lt;/keyword&gt;&lt;keyword&gt;Schizophrenia/epidemiology/*therapy&lt;/keyword&gt;&lt;keyword&gt;*Schizophrenic Psychology&lt;/keyword&gt;&lt;keyword&gt;Social Adjustment&lt;/keyword&gt;&lt;keyword&gt;Treatment Outcome&lt;/keyword&gt;&lt;/keywords&gt;&lt;dates&gt;&lt;year&gt;2000&lt;/year&gt;&lt;/dates&gt;&lt;isbn&gt;0586-7614 (Print)&amp;#xD;0586-7614 (Linking)&lt;/isbn&gt;&lt;accession-num&gt;10755673&lt;/accession-num&gt;&lt;urls&gt;&lt;related-urls&gt;&lt;url&gt;http://www.ncbi.nlm.nih.gov/pubmed/10755673&lt;/url&gt;&lt;url&gt;http://schizophreniabulletin.oxfordjournals.org/content/26/1/119.full.pdf&lt;/url&gt;&lt;/related-urls&gt;&lt;/urls&gt;&lt;/record&gt;&lt;/Cite&gt;&lt;/EndNote&gt;</w:instrText>
      </w:r>
      <w:r w:rsidR="001E260F">
        <w:rPr>
          <w:rFonts w:ascii="Times New Roman" w:hAnsi="Times New Roman" w:cs="Times New Roman"/>
          <w:sz w:val="24"/>
          <w:szCs w:val="24"/>
        </w:rPr>
        <w:fldChar w:fldCharType="separate"/>
      </w:r>
      <w:r w:rsidR="001E260F">
        <w:rPr>
          <w:rFonts w:ascii="Times New Roman" w:hAnsi="Times New Roman" w:cs="Times New Roman"/>
          <w:noProof/>
          <w:sz w:val="24"/>
          <w:szCs w:val="24"/>
        </w:rPr>
        <w:t>(</w:t>
      </w:r>
      <w:hyperlink w:anchor="_ENREF_22" w:tooltip="Green, 2000 #2148" w:history="1">
        <w:r w:rsidR="00EE0723">
          <w:rPr>
            <w:rFonts w:ascii="Times New Roman" w:hAnsi="Times New Roman" w:cs="Times New Roman"/>
            <w:noProof/>
            <w:sz w:val="24"/>
            <w:szCs w:val="24"/>
          </w:rPr>
          <w:t>Green et al., 2000</w:t>
        </w:r>
      </w:hyperlink>
      <w:r w:rsidR="001E260F">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w:t>
      </w:r>
      <w:r w:rsidR="00DF75D8">
        <w:rPr>
          <w:rFonts w:ascii="Times New Roman" w:hAnsi="Times New Roman" w:cs="Times New Roman" w:hint="eastAsia"/>
          <w:sz w:val="24"/>
          <w:szCs w:val="24"/>
        </w:rPr>
        <w:t>E</w:t>
      </w:r>
      <w:r w:rsidR="00020D37" w:rsidRPr="007E7EDA">
        <w:rPr>
          <w:rFonts w:ascii="Times New Roman" w:hAnsi="Times New Roman" w:cs="Times New Roman"/>
          <w:sz w:val="24"/>
          <w:szCs w:val="24"/>
        </w:rPr>
        <w:t xml:space="preserve">xamination of the underlying </w:t>
      </w:r>
      <w:r w:rsidR="00E94BA9">
        <w:rPr>
          <w:rFonts w:ascii="Times New Roman" w:hAnsi="Times New Roman" w:cs="Times New Roman"/>
          <w:sz w:val="24"/>
          <w:szCs w:val="24"/>
        </w:rPr>
        <w:t xml:space="preserve">neurological mechanism </w:t>
      </w:r>
      <w:r w:rsidR="00E07867">
        <w:rPr>
          <w:rFonts w:ascii="Times New Roman" w:hAnsi="Times New Roman" w:cs="Times New Roman"/>
          <w:sz w:val="24"/>
          <w:szCs w:val="24"/>
        </w:rPr>
        <w:t>provides</w:t>
      </w:r>
      <w:r w:rsidR="00020D37" w:rsidRPr="007E7EDA">
        <w:rPr>
          <w:rFonts w:ascii="Times New Roman" w:hAnsi="Times New Roman" w:cs="Times New Roman"/>
          <w:sz w:val="24"/>
          <w:szCs w:val="24"/>
        </w:rPr>
        <w:t xml:space="preserve"> us with insight into the causes, </w:t>
      </w:r>
      <w:r w:rsidR="00A10888" w:rsidRPr="007E7EDA">
        <w:rPr>
          <w:rFonts w:ascii="Times New Roman" w:hAnsi="Times New Roman" w:cs="Times New Roman"/>
          <w:sz w:val="24"/>
          <w:szCs w:val="24"/>
        </w:rPr>
        <w:t>progression,</w:t>
      </w:r>
      <w:r w:rsidR="00020D37" w:rsidRPr="007E7EDA">
        <w:rPr>
          <w:rFonts w:ascii="Times New Roman" w:hAnsi="Times New Roman" w:cs="Times New Roman"/>
          <w:sz w:val="24"/>
          <w:szCs w:val="24"/>
        </w:rPr>
        <w:t xml:space="preserve"> and even treatment of schizophrenia.</w:t>
      </w:r>
      <w:r w:rsidR="00020D37">
        <w:rPr>
          <w:rFonts w:ascii="Times New Roman" w:hAnsi="Times New Roman" w:cs="Times New Roman"/>
          <w:sz w:val="24"/>
          <w:szCs w:val="24"/>
        </w:rPr>
        <w:t xml:space="preserve"> </w:t>
      </w:r>
      <w:r w:rsidR="00B76AFC">
        <w:rPr>
          <w:rFonts w:ascii="Times New Roman" w:hAnsi="Times New Roman" w:cs="Times New Roman"/>
          <w:sz w:val="24"/>
          <w:szCs w:val="24"/>
        </w:rPr>
        <w:t>A</w:t>
      </w:r>
      <w:r w:rsidR="00020D37" w:rsidRPr="007E7EDA">
        <w:rPr>
          <w:rFonts w:ascii="Times New Roman" w:hAnsi="Times New Roman" w:cs="Times New Roman"/>
          <w:sz w:val="24"/>
          <w:szCs w:val="24"/>
        </w:rPr>
        <w:t xml:space="preserve"> large body of work </w:t>
      </w:r>
      <w:r w:rsidR="00B76AFC">
        <w:rPr>
          <w:rFonts w:ascii="Times New Roman" w:hAnsi="Times New Roman" w:cs="Times New Roman"/>
          <w:sz w:val="24"/>
          <w:szCs w:val="24"/>
        </w:rPr>
        <w:t xml:space="preserve">incorporating </w:t>
      </w:r>
      <w:r w:rsidR="00E67293">
        <w:rPr>
          <w:rFonts w:ascii="Times New Roman" w:hAnsi="Times New Roman" w:cs="Times New Roman"/>
          <w:sz w:val="24"/>
          <w:szCs w:val="24"/>
        </w:rPr>
        <w:t>n</w:t>
      </w:r>
      <w:r w:rsidR="00B76AFC" w:rsidRPr="007E7EDA">
        <w:rPr>
          <w:rFonts w:ascii="Times New Roman" w:hAnsi="Times New Roman" w:cs="Times New Roman"/>
          <w:sz w:val="24"/>
          <w:szCs w:val="24"/>
        </w:rPr>
        <w:t>euroimag</w:t>
      </w:r>
      <w:r w:rsidR="001B548A">
        <w:rPr>
          <w:rFonts w:ascii="Times New Roman" w:hAnsi="Times New Roman" w:cs="Times New Roman"/>
          <w:sz w:val="24"/>
          <w:szCs w:val="24"/>
        </w:rPr>
        <w:t>ing tools such as functional m</w:t>
      </w:r>
      <w:r w:rsidR="001B548A" w:rsidRPr="001B548A">
        <w:rPr>
          <w:rFonts w:ascii="Times New Roman" w:hAnsi="Times New Roman" w:cs="Times New Roman"/>
          <w:sz w:val="24"/>
          <w:szCs w:val="24"/>
        </w:rPr>
        <w:t>agnetic resonance imaging</w:t>
      </w:r>
      <w:r w:rsidR="001B548A">
        <w:rPr>
          <w:rFonts w:ascii="Times New Roman" w:hAnsi="Times New Roman" w:cs="Times New Roman"/>
          <w:sz w:val="24"/>
          <w:szCs w:val="24"/>
        </w:rPr>
        <w:t xml:space="preserve"> (fMRI)</w:t>
      </w:r>
      <w:r w:rsidR="00B76AFC" w:rsidRPr="007E7EDA">
        <w:rPr>
          <w:rFonts w:ascii="Times New Roman" w:hAnsi="Times New Roman" w:cs="Times New Roman"/>
          <w:sz w:val="24"/>
          <w:szCs w:val="24"/>
        </w:rPr>
        <w:t xml:space="preserve"> </w:t>
      </w:r>
      <w:r w:rsidR="00020D37" w:rsidRPr="007E7EDA">
        <w:rPr>
          <w:rFonts w:ascii="Times New Roman" w:hAnsi="Times New Roman" w:cs="Times New Roman"/>
          <w:sz w:val="24"/>
          <w:szCs w:val="24"/>
        </w:rPr>
        <w:t xml:space="preserve">has demonstrated that such patients have </w:t>
      </w:r>
      <w:r w:rsidR="00512EED">
        <w:rPr>
          <w:rFonts w:ascii="Times New Roman" w:hAnsi="Times New Roman" w:cs="Times New Roman"/>
          <w:sz w:val="24"/>
          <w:szCs w:val="24"/>
        </w:rPr>
        <w:t xml:space="preserve">neurophysiological </w:t>
      </w:r>
      <w:r w:rsidR="00020D37" w:rsidRPr="007E7EDA">
        <w:rPr>
          <w:rFonts w:ascii="Times New Roman" w:hAnsi="Times New Roman" w:cs="Times New Roman"/>
          <w:sz w:val="24"/>
          <w:szCs w:val="24"/>
        </w:rPr>
        <w:t xml:space="preserve">abnormity </w:t>
      </w:r>
      <w:r w:rsidR="00387155">
        <w:rPr>
          <w:rFonts w:ascii="Times New Roman" w:hAnsi="Times New Roman" w:cs="Times New Roman"/>
          <w:sz w:val="24"/>
          <w:szCs w:val="24"/>
        </w:rPr>
        <w:t>compared with the normal</w:t>
      </w:r>
      <w:r w:rsidR="0019743A">
        <w:rPr>
          <w:rFonts w:ascii="Times New Roman" w:hAnsi="Times New Roman" w:cs="Times New Roman"/>
          <w:sz w:val="24"/>
          <w:szCs w:val="24"/>
        </w:rPr>
        <w:t xml:space="preserve"> </w:t>
      </w:r>
      <w:r w:rsidR="0019743A">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9743A">
        <w:rPr>
          <w:rFonts w:ascii="Times New Roman" w:hAnsi="Times New Roman" w:cs="Times New Roman"/>
          <w:sz w:val="24"/>
          <w:szCs w:val="24"/>
        </w:rPr>
      </w:r>
      <w:r w:rsidR="0019743A">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15" w:tooltip="Eryilmaz, 2016 #2208" w:history="1">
        <w:r w:rsidR="00EE0723">
          <w:rPr>
            <w:rFonts w:ascii="Times New Roman" w:hAnsi="Times New Roman" w:cs="Times New Roman"/>
            <w:noProof/>
            <w:sz w:val="24"/>
            <w:szCs w:val="24"/>
          </w:rPr>
          <w:t>Eryilmaz et al., 2016</w:t>
        </w:r>
      </w:hyperlink>
      <w:r w:rsidR="00757E38">
        <w:rPr>
          <w:rFonts w:ascii="Times New Roman" w:hAnsi="Times New Roman" w:cs="Times New Roman"/>
          <w:noProof/>
          <w:sz w:val="24"/>
          <w:szCs w:val="24"/>
        </w:rPr>
        <w:t xml:space="preserve">; </w:t>
      </w:r>
      <w:hyperlink w:anchor="_ENREF_26" w:tooltip="Jansma, 2004 #2214" w:history="1">
        <w:r w:rsidR="00EE0723">
          <w:rPr>
            <w:rFonts w:ascii="Times New Roman" w:hAnsi="Times New Roman" w:cs="Times New Roman"/>
            <w:noProof/>
            <w:sz w:val="24"/>
            <w:szCs w:val="24"/>
          </w:rPr>
          <w:t>Jansma et al., 2004</w:t>
        </w:r>
      </w:hyperlink>
      <w:r w:rsidR="00757E38">
        <w:rPr>
          <w:rFonts w:ascii="Times New Roman" w:hAnsi="Times New Roman" w:cs="Times New Roman"/>
          <w:noProof/>
          <w:sz w:val="24"/>
          <w:szCs w:val="24"/>
        </w:rPr>
        <w:t xml:space="preserve">; </w:t>
      </w:r>
      <w:hyperlink w:anchor="_ENREF_48" w:tooltip="Shenton, 2001 #2211" w:history="1">
        <w:r w:rsidR="00EE0723">
          <w:rPr>
            <w:rFonts w:ascii="Times New Roman" w:hAnsi="Times New Roman" w:cs="Times New Roman"/>
            <w:noProof/>
            <w:sz w:val="24"/>
            <w:szCs w:val="24"/>
          </w:rPr>
          <w:t>Shenton et al., 2001</w:t>
        </w:r>
      </w:hyperlink>
      <w:r w:rsidR="00757E38">
        <w:rPr>
          <w:rFonts w:ascii="Times New Roman" w:hAnsi="Times New Roman" w:cs="Times New Roman"/>
          <w:noProof/>
          <w:sz w:val="24"/>
          <w:szCs w:val="24"/>
        </w:rPr>
        <w:t xml:space="preserve">; </w:t>
      </w:r>
      <w:hyperlink w:anchor="_ENREF_52" w:tooltip="Thermenos, 2005 #2209" w:history="1">
        <w:r w:rsidR="00EE0723">
          <w:rPr>
            <w:rFonts w:ascii="Times New Roman" w:hAnsi="Times New Roman" w:cs="Times New Roman"/>
            <w:noProof/>
            <w:sz w:val="24"/>
            <w:szCs w:val="24"/>
          </w:rPr>
          <w:t>Thermenos et al., 2005</w:t>
        </w:r>
      </w:hyperlink>
      <w:r w:rsidR="00757E38">
        <w:rPr>
          <w:rFonts w:ascii="Times New Roman" w:hAnsi="Times New Roman" w:cs="Times New Roman"/>
          <w:noProof/>
          <w:sz w:val="24"/>
          <w:szCs w:val="24"/>
        </w:rPr>
        <w:t>)</w:t>
      </w:r>
      <w:r w:rsidR="0019743A">
        <w:rPr>
          <w:rFonts w:ascii="Times New Roman" w:hAnsi="Times New Roman" w:cs="Times New Roman"/>
          <w:sz w:val="24"/>
          <w:szCs w:val="24"/>
        </w:rPr>
        <w:fldChar w:fldCharType="end"/>
      </w:r>
      <w:r w:rsidR="00BA2916">
        <w:rPr>
          <w:rFonts w:ascii="Times New Roman" w:hAnsi="Times New Roman" w:cs="Times New Roman"/>
          <w:sz w:val="24"/>
          <w:szCs w:val="24"/>
        </w:rPr>
        <w:t xml:space="preserve">. </w:t>
      </w:r>
      <w:r w:rsidR="00CD39DC" w:rsidRPr="007E7EDA">
        <w:rPr>
          <w:rFonts w:ascii="Times New Roman" w:hAnsi="Times New Roman" w:cs="Times New Roman"/>
          <w:sz w:val="24"/>
          <w:szCs w:val="24"/>
        </w:rPr>
        <w:t>Most of these studies focus on task related abnormal activation or connectivity when patients perform a working memory task.</w:t>
      </w:r>
      <w:r w:rsidR="00CD39DC">
        <w:rPr>
          <w:rFonts w:ascii="Times New Roman" w:hAnsi="Times New Roman" w:cs="Times New Roman"/>
          <w:sz w:val="24"/>
          <w:szCs w:val="24"/>
        </w:rPr>
        <w:t xml:space="preserve"> </w:t>
      </w:r>
      <w:r w:rsidR="00387155">
        <w:rPr>
          <w:rFonts w:ascii="Times New Roman" w:hAnsi="Times New Roman" w:cs="Times New Roman"/>
          <w:sz w:val="24"/>
          <w:szCs w:val="24"/>
        </w:rPr>
        <w:t xml:space="preserve">However, the results </w:t>
      </w:r>
      <w:r w:rsidR="00561976">
        <w:rPr>
          <w:rFonts w:ascii="Times New Roman" w:hAnsi="Times New Roman" w:cs="Times New Roman"/>
          <w:sz w:val="24"/>
          <w:szCs w:val="24"/>
        </w:rPr>
        <w:t>obtained under task</w:t>
      </w:r>
      <w:r w:rsidR="00387155">
        <w:rPr>
          <w:rFonts w:ascii="Times New Roman" w:hAnsi="Times New Roman" w:cs="Times New Roman"/>
          <w:sz w:val="24"/>
          <w:szCs w:val="24"/>
        </w:rPr>
        <w:t xml:space="preserve"> may be </w:t>
      </w:r>
      <w:r w:rsidR="00B572E2">
        <w:rPr>
          <w:rFonts w:ascii="Times New Roman" w:hAnsi="Times New Roman" w:cs="Times New Roman" w:hint="eastAsia"/>
          <w:sz w:val="24"/>
          <w:szCs w:val="24"/>
        </w:rPr>
        <w:t>perplexing</w:t>
      </w:r>
      <w:r w:rsidR="00387155">
        <w:rPr>
          <w:rFonts w:ascii="Times New Roman" w:hAnsi="Times New Roman" w:cs="Times New Roman"/>
          <w:sz w:val="24"/>
          <w:szCs w:val="24"/>
        </w:rPr>
        <w:t xml:space="preserve"> due to several reasons. </w:t>
      </w:r>
      <w:r w:rsidR="00DB1B1C">
        <w:rPr>
          <w:rFonts w:ascii="Times New Roman" w:hAnsi="Times New Roman" w:cs="Times New Roman"/>
          <w:sz w:val="24"/>
          <w:szCs w:val="24"/>
        </w:rPr>
        <w:t>First</w:t>
      </w:r>
      <w:r w:rsidR="009C66D3">
        <w:rPr>
          <w:rFonts w:ascii="Times New Roman" w:hAnsi="Times New Roman" w:cs="Times New Roman"/>
          <w:sz w:val="24"/>
          <w:szCs w:val="24"/>
        </w:rPr>
        <w:t xml:space="preserve">, </w:t>
      </w:r>
      <w:r w:rsidR="00550AD4">
        <w:rPr>
          <w:rFonts w:ascii="Times New Roman" w:hAnsi="Times New Roman" w:cs="Times New Roman" w:hint="eastAsia"/>
          <w:sz w:val="24"/>
          <w:szCs w:val="24"/>
        </w:rPr>
        <w:t>working memory</w:t>
      </w:r>
      <w:r w:rsidR="00395B10" w:rsidRPr="007E7EDA">
        <w:rPr>
          <w:rFonts w:ascii="Times New Roman" w:hAnsi="Times New Roman" w:cs="Times New Roman" w:hint="eastAsia"/>
          <w:sz w:val="24"/>
          <w:szCs w:val="24"/>
        </w:rPr>
        <w:t xml:space="preserve"> is a </w:t>
      </w:r>
      <w:r w:rsidR="00395B10">
        <w:rPr>
          <w:rFonts w:ascii="Times New Roman" w:hAnsi="Times New Roman" w:cs="Times New Roman"/>
          <w:sz w:val="24"/>
          <w:szCs w:val="24"/>
        </w:rPr>
        <w:t xml:space="preserve">complex </w:t>
      </w:r>
      <w:r w:rsidR="00077C1D" w:rsidRPr="007E7EDA">
        <w:rPr>
          <w:rFonts w:ascii="Times New Roman" w:hAnsi="Times New Roman" w:cs="Times New Roman"/>
          <w:sz w:val="24"/>
          <w:szCs w:val="24"/>
        </w:rPr>
        <w:t>system, which</w:t>
      </w:r>
      <w:r w:rsidR="004739DA">
        <w:rPr>
          <w:rFonts w:ascii="Times New Roman" w:hAnsi="Times New Roman" w:cs="Times New Roman"/>
          <w:sz w:val="24"/>
          <w:szCs w:val="24"/>
        </w:rPr>
        <w:t xml:space="preserve"> </w:t>
      </w:r>
      <w:r w:rsidR="00395B10">
        <w:rPr>
          <w:rFonts w:ascii="Times New Roman" w:hAnsi="Times New Roman" w:cs="Times New Roman"/>
          <w:sz w:val="24"/>
          <w:szCs w:val="24"/>
        </w:rPr>
        <w:t xml:space="preserve">combines </w:t>
      </w:r>
      <w:r w:rsidR="009E055B">
        <w:rPr>
          <w:rFonts w:ascii="Times New Roman" w:hAnsi="Times New Roman" w:cs="Times New Roman"/>
          <w:sz w:val="24"/>
          <w:szCs w:val="24"/>
        </w:rPr>
        <w:t xml:space="preserve">slavery components for </w:t>
      </w:r>
      <w:r w:rsidR="00395B10" w:rsidRPr="007E7EDA">
        <w:rPr>
          <w:rFonts w:ascii="Times New Roman" w:hAnsi="Times New Roman" w:cs="Times New Roman" w:hint="eastAsia"/>
          <w:sz w:val="24"/>
          <w:szCs w:val="24"/>
        </w:rPr>
        <w:t xml:space="preserve">encoding and maintaining </w:t>
      </w:r>
      <w:r w:rsidR="00395B10">
        <w:rPr>
          <w:rFonts w:ascii="Times New Roman" w:hAnsi="Times New Roman" w:cs="Times New Roman"/>
          <w:sz w:val="24"/>
          <w:szCs w:val="24"/>
        </w:rPr>
        <w:t xml:space="preserve">of </w:t>
      </w:r>
      <w:r w:rsidR="00395B10" w:rsidRPr="007E7EDA">
        <w:rPr>
          <w:rFonts w:ascii="Times New Roman" w:hAnsi="Times New Roman" w:cs="Times New Roman" w:hint="eastAsia"/>
          <w:sz w:val="24"/>
          <w:szCs w:val="24"/>
        </w:rPr>
        <w:t>modality-specific short-term memory and central executive component to manipulate the information</w:t>
      </w:r>
      <w:r w:rsidR="00395B10" w:rsidRPr="007E7EDA">
        <w:rPr>
          <w:rFonts w:ascii="Times New Roman" w:hAnsi="Times New Roman" w:cs="Times New Roman"/>
          <w:sz w:val="24"/>
          <w:szCs w:val="24"/>
        </w:rPr>
        <w:t>.</w:t>
      </w:r>
      <w:r w:rsidR="00395B10">
        <w:rPr>
          <w:rFonts w:ascii="Times New Roman" w:hAnsi="Times New Roman" w:cs="Times New Roman"/>
          <w:sz w:val="24"/>
          <w:szCs w:val="24"/>
        </w:rPr>
        <w:t xml:space="preserve"> </w:t>
      </w:r>
      <w:r w:rsidR="00610D06" w:rsidRPr="007E7EDA">
        <w:rPr>
          <w:rFonts w:ascii="Times New Roman" w:hAnsi="Times New Roman" w:cs="Times New Roman" w:hint="eastAsia"/>
          <w:sz w:val="24"/>
          <w:szCs w:val="24"/>
        </w:rPr>
        <w:t>Some studies have found both impairments in the modality-specifi</w:t>
      </w:r>
      <w:r w:rsidR="00610D06">
        <w:rPr>
          <w:rFonts w:ascii="Times New Roman" w:hAnsi="Times New Roman" w:cs="Times New Roman" w:hint="eastAsia"/>
          <w:sz w:val="24"/>
          <w:szCs w:val="24"/>
        </w:rPr>
        <w:t xml:space="preserve">c perception component and the </w:t>
      </w:r>
      <w:r w:rsidR="00610D06" w:rsidRPr="007E7EDA">
        <w:rPr>
          <w:rFonts w:ascii="Times New Roman" w:hAnsi="Times New Roman" w:cs="Times New Roman"/>
          <w:sz w:val="24"/>
          <w:szCs w:val="24"/>
        </w:rPr>
        <w:t>manipulation component</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r>
      <w:r w:rsidR="00610D06">
        <w:rPr>
          <w:rFonts w:ascii="Times New Roman" w:hAnsi="Times New Roman" w:cs="Times New Roman"/>
          <w:sz w:val="24"/>
          <w:szCs w:val="24"/>
        </w:rPr>
        <w:instrText xml:space="preserve"> ADDIN EN.CITE &lt;EndNote&gt;&lt;Cite&gt;&lt;Author&gt;Spindler&lt;/Author&gt;&lt;Year&gt;1997&lt;/Year&gt;&lt;RecNum&gt;2197&lt;/RecNum&gt;&lt;DisplayText&gt;(Spindler et al., 1997)&lt;/DisplayText&gt;&lt;record&gt;&lt;rec-number&gt;2197&lt;/rec-number&gt;&lt;foreign-keys&gt;&lt;key app="EN" db-id="fsr00z95b0t2ppep50iv5avqt2zf2dr9prxw" timestamp="1468291382"&gt;2197&lt;/key&gt;&lt;/foreign-keys&gt;&lt;ref-type name="Journal Article"&gt;17&lt;/ref-type&gt;&lt;contributors&gt;&lt;authors&gt;&lt;author&gt;Spindler, K. A.&lt;/author&gt;&lt;author&gt;Sullivan, E. V.&lt;/author&gt;&lt;author&gt;Menon, V.&lt;/author&gt;&lt;author&gt;Lim, K. O.&lt;/author&gt;&lt;author&gt;Pfefferbaum, A.&lt;/author&gt;&lt;/authors&gt;&lt;/contributors&gt;&lt;auth-address&gt;Stanford Univ,Dept Biol Sci,Stanford,Ca 94305&amp;#xD;Stanford Univ,Dept Psychiat,Stanford,Ca 94305&amp;#xD;Stanford Univ,Dept Behav Sci,Stanford,Ca 94305&amp;#xD;Va Palo Alto Hlth Care Syst,Stanford,Ca 94305&lt;/auth-address&gt;&lt;titles&gt;&lt;title&gt;Working memory deficits in schizophrenia: Dysfunction in multiple systems, not in the central executive&lt;/title&gt;&lt;secondary-title&gt;Schizophrenia Research&lt;/secondary-title&gt;&lt;alt-title&gt;Schizophr Res&lt;/alt-title&gt;&lt;/titles&gt;&lt;periodical&gt;&lt;full-title&gt;Schizophr Res&lt;/full-title&gt;&lt;abbr-1&gt;Schizophrenia research&lt;/abbr-1&gt;&lt;/periodical&gt;&lt;alt-periodical&gt;&lt;full-title&gt;Schizophr Res&lt;/full-title&gt;&lt;abbr-1&gt;Schizophrenia research&lt;/abbr-1&gt;&lt;/alt-periodical&gt;&lt;pages&gt;137-137&lt;/pages&gt;&lt;volume&gt;24&lt;/volume&gt;&lt;number&gt;1-2&lt;/number&gt;&lt;dates&gt;&lt;year&gt;1997&lt;/year&gt;&lt;pub-dates&gt;&lt;date&gt;Mar&lt;/date&gt;&lt;/pub-dates&gt;&lt;/dates&gt;&lt;isbn&gt;0920-9964&lt;/isbn&gt;&lt;accession-num&gt;WOS:A1997WP19600384&lt;/accession-num&gt;&lt;urls&gt;&lt;related-urls&gt;&lt;url&gt;&amp;lt;Go to ISI&amp;gt;://WOS:A1997WP19600384&lt;/url&gt;&lt;/related-urls&gt;&lt;/urls&gt;&lt;electronic-resource-num&gt;Doi 10.1016/S0920-9964(97)82391-2&lt;/electronic-resource-num&gt;&lt;language&gt;English&lt;/language&gt;&lt;/record&gt;&lt;/Cite&gt;&lt;/EndNote&gt;</w:instrText>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50" w:tooltip="Spindler, 1997 #2197" w:history="1">
        <w:r w:rsidR="00EE0723">
          <w:rPr>
            <w:rFonts w:ascii="Times New Roman" w:hAnsi="Times New Roman" w:cs="Times New Roman"/>
            <w:noProof/>
            <w:sz w:val="24"/>
            <w:szCs w:val="24"/>
          </w:rPr>
          <w:t>Spindler et al., 1997</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 There has been evid</w:t>
      </w:r>
      <w:r w:rsidR="00610D06">
        <w:rPr>
          <w:rFonts w:ascii="Times New Roman" w:hAnsi="Times New Roman" w:cs="Times New Roman"/>
          <w:sz w:val="24"/>
          <w:szCs w:val="24"/>
        </w:rPr>
        <w:t xml:space="preserve">ence of multi-modality deficits in the working memory system including </w:t>
      </w:r>
      <w:r w:rsidR="00610D06" w:rsidRPr="007E7EDA">
        <w:rPr>
          <w:rFonts w:ascii="Times New Roman" w:hAnsi="Times New Roman" w:cs="Times New Roman"/>
          <w:sz w:val="24"/>
          <w:szCs w:val="24"/>
        </w:rPr>
        <w:t>visual spatial, visual object, verbal, and other types of working memory</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 </w:instrTex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EN.CITE.DATA </w:instrText>
      </w:r>
      <w:r w:rsidR="00610D06">
        <w:rPr>
          <w:rFonts w:ascii="Times New Roman" w:hAnsi="Times New Roman" w:cs="Times New Roman"/>
          <w:sz w:val="24"/>
          <w:szCs w:val="24"/>
        </w:rPr>
      </w:r>
      <w:r w:rsidR="00610D06">
        <w:rPr>
          <w:rFonts w:ascii="Times New Roman" w:hAnsi="Times New Roman" w:cs="Times New Roman"/>
          <w:sz w:val="24"/>
          <w:szCs w:val="24"/>
        </w:rPr>
        <w:fldChar w:fldCharType="end"/>
      </w:r>
      <w:r w:rsidR="00610D06">
        <w:rPr>
          <w:rFonts w:ascii="Times New Roman" w:hAnsi="Times New Roman" w:cs="Times New Roman"/>
          <w:sz w:val="24"/>
          <w:szCs w:val="24"/>
        </w:rPr>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19" w:tooltip="Glahn, 2001 #2188" w:history="1">
        <w:r w:rsidR="00EE0723">
          <w:rPr>
            <w:rFonts w:ascii="Times New Roman" w:hAnsi="Times New Roman" w:cs="Times New Roman"/>
            <w:noProof/>
            <w:sz w:val="24"/>
            <w:szCs w:val="24"/>
          </w:rPr>
          <w:t>Glahn et al., 2001</w:t>
        </w:r>
      </w:hyperlink>
      <w:r w:rsidR="00610D06">
        <w:rPr>
          <w:rFonts w:ascii="Times New Roman" w:hAnsi="Times New Roman" w:cs="Times New Roman"/>
          <w:noProof/>
          <w:sz w:val="24"/>
          <w:szCs w:val="24"/>
        </w:rPr>
        <w:t xml:space="preserve">; </w:t>
      </w:r>
      <w:hyperlink w:anchor="_ENREF_37" w:tooltip="Pae, 2008 #2163" w:history="1">
        <w:r w:rsidR="00EE0723">
          <w:rPr>
            <w:rFonts w:ascii="Times New Roman" w:hAnsi="Times New Roman" w:cs="Times New Roman"/>
            <w:noProof/>
            <w:sz w:val="24"/>
            <w:szCs w:val="24"/>
          </w:rPr>
          <w:t>Pae et al., 2008</w:t>
        </w:r>
      </w:hyperlink>
      <w:r w:rsidR="00610D06">
        <w:rPr>
          <w:rFonts w:ascii="Times New Roman" w:hAnsi="Times New Roman" w:cs="Times New Roman"/>
          <w:noProof/>
          <w:sz w:val="24"/>
          <w:szCs w:val="24"/>
        </w:rPr>
        <w:t xml:space="preserve">; </w:t>
      </w:r>
      <w:hyperlink w:anchor="_ENREF_39" w:tooltip="Piskulic, 2007 #2167" w:history="1">
        <w:r w:rsidR="00EE0723">
          <w:rPr>
            <w:rFonts w:ascii="Times New Roman" w:hAnsi="Times New Roman" w:cs="Times New Roman"/>
            <w:noProof/>
            <w:sz w:val="24"/>
            <w:szCs w:val="24"/>
          </w:rPr>
          <w:t>Piskulic et al., 2007</w:t>
        </w:r>
      </w:hyperlink>
      <w:r w:rsidR="00610D06">
        <w:rPr>
          <w:rFonts w:ascii="Times New Roman" w:hAnsi="Times New Roman" w:cs="Times New Roman"/>
          <w:noProof/>
          <w:sz w:val="24"/>
          <w:szCs w:val="24"/>
        </w:rPr>
        <w:t xml:space="preserve">; </w:t>
      </w:r>
      <w:hyperlink w:anchor="_ENREF_46" w:tooltip="Shelley, 1995 #2203" w:history="1">
        <w:r w:rsidR="00EE0723">
          <w:rPr>
            <w:rFonts w:ascii="Times New Roman" w:hAnsi="Times New Roman" w:cs="Times New Roman"/>
            <w:noProof/>
            <w:sz w:val="24"/>
            <w:szCs w:val="24"/>
          </w:rPr>
          <w:t>Shelley et al., 1995</w:t>
        </w:r>
      </w:hyperlink>
      <w:r w:rsidR="00610D06">
        <w:rPr>
          <w:rFonts w:ascii="Times New Roman" w:hAnsi="Times New Roman" w:cs="Times New Roman"/>
          <w:noProof/>
          <w:sz w:val="24"/>
          <w:szCs w:val="24"/>
        </w:rPr>
        <w:t xml:space="preserve">; </w:t>
      </w:r>
      <w:hyperlink w:anchor="_ENREF_47" w:tooltip="Shelley, 1996 #2198" w:history="1">
        <w:r w:rsidR="00EE0723">
          <w:rPr>
            <w:rFonts w:ascii="Times New Roman" w:hAnsi="Times New Roman" w:cs="Times New Roman"/>
            <w:noProof/>
            <w:sz w:val="24"/>
            <w:szCs w:val="24"/>
          </w:rPr>
          <w:t>Shelley et al., 1996</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w:t>
      </w:r>
      <w:r w:rsidR="00610D06">
        <w:rPr>
          <w:rFonts w:ascii="Times New Roman" w:hAnsi="Times New Roman" w:cs="Times New Roman"/>
          <w:sz w:val="24"/>
          <w:szCs w:val="24"/>
        </w:rPr>
        <w:t xml:space="preserve"> </w:t>
      </w:r>
      <w:r w:rsidR="00561976">
        <w:rPr>
          <w:rFonts w:ascii="Times New Roman" w:hAnsi="Times New Roman" w:cs="Times New Roman"/>
          <w:sz w:val="24"/>
          <w:szCs w:val="24"/>
        </w:rPr>
        <w:t>Second, a</w:t>
      </w:r>
      <w:r w:rsidR="00395B10">
        <w:rPr>
          <w:rFonts w:ascii="Times New Roman" w:hAnsi="Times New Roman" w:cs="Times New Roman"/>
          <w:sz w:val="24"/>
          <w:szCs w:val="24"/>
        </w:rPr>
        <w:t xml:space="preserve"> working memory task may </w:t>
      </w:r>
      <w:r w:rsidR="009C66D3">
        <w:rPr>
          <w:rFonts w:ascii="Times New Roman" w:hAnsi="Times New Roman" w:cs="Times New Roman"/>
          <w:sz w:val="24"/>
          <w:szCs w:val="24"/>
        </w:rPr>
        <w:t>incorporates several different procedures including maintenance, updating, retrieve etc.</w:t>
      </w:r>
      <w:r w:rsidR="009C66D3" w:rsidRPr="007E7EDA">
        <w:rPr>
          <w:rFonts w:ascii="Times New Roman" w:hAnsi="Times New Roman" w:cs="Times New Roman" w:hint="eastAsia"/>
          <w:sz w:val="24"/>
          <w:szCs w:val="24"/>
        </w:rPr>
        <w:t xml:space="preserve"> </w:t>
      </w:r>
      <w:r w:rsidR="00561976">
        <w:rPr>
          <w:rFonts w:ascii="Times New Roman" w:hAnsi="Times New Roman" w:cs="Times New Roman"/>
          <w:sz w:val="24"/>
          <w:szCs w:val="24"/>
        </w:rPr>
        <w:t>Activation or functional connectivity can be modulated by task configuration such as task load, stimulus type</w:t>
      </w:r>
      <w:r w:rsidR="00634595">
        <w:rPr>
          <w:rFonts w:ascii="Times New Roman" w:hAnsi="Times New Roman" w:cs="Times New Roman" w:hint="eastAsia"/>
          <w:sz w:val="24"/>
          <w:szCs w:val="24"/>
        </w:rPr>
        <w:t>，</w:t>
      </w:r>
      <w:r w:rsidR="00634595">
        <w:rPr>
          <w:rFonts w:ascii="Times New Roman" w:hAnsi="Times New Roman" w:cs="Times New Roman" w:hint="eastAsia"/>
          <w:sz w:val="24"/>
          <w:szCs w:val="24"/>
        </w:rPr>
        <w:t>task phase</w:t>
      </w:r>
      <w:r w:rsidR="00561976">
        <w:rPr>
          <w:rFonts w:ascii="Times New Roman" w:hAnsi="Times New Roman" w:cs="Times New Roman"/>
          <w:sz w:val="24"/>
          <w:szCs w:val="24"/>
        </w:rPr>
        <w:t xml:space="preserve"> etc. </w:t>
      </w:r>
      <w:r w:rsidR="000B2951" w:rsidRPr="000B2951">
        <w:rPr>
          <w:rFonts w:ascii="Times New Roman" w:hAnsi="Times New Roman" w:cs="Times New Roman"/>
          <w:sz w:val="24"/>
          <w:szCs w:val="24"/>
        </w:rPr>
        <w:t>There has been abundant imaging studies on working memory deficits in Schizophrenia, but the differences among the tasks and material make it difficult to reach a conclusion. The detected changes could reflect brain activation differences in task engagement or responsivity of brain networks to modulation, rather than stable changes that persist across all task states.</w:t>
      </w:r>
      <w:r w:rsidR="000B2951">
        <w:rPr>
          <w:rFonts w:ascii="Times New Roman" w:hAnsi="Times New Roman" w:cs="Times New Roman"/>
          <w:color w:val="FF0000"/>
          <w:sz w:val="24"/>
          <w:szCs w:val="24"/>
        </w:rPr>
        <w:t xml:space="preserve"> </w:t>
      </w:r>
      <w:r w:rsidR="00610D06">
        <w:rPr>
          <w:rFonts w:ascii="Times New Roman" w:hAnsi="Times New Roman" w:cs="Times New Roman"/>
          <w:sz w:val="24"/>
          <w:szCs w:val="24"/>
        </w:rPr>
        <w:t>In such condition</w:t>
      </w:r>
      <w:r w:rsidR="009E055B">
        <w:rPr>
          <w:rFonts w:ascii="Times New Roman" w:hAnsi="Times New Roman" w:cs="Times New Roman"/>
          <w:sz w:val="24"/>
          <w:szCs w:val="24"/>
        </w:rPr>
        <w:t>, we can hardly make the conclusion about what fundamentally causes the impairmen</w:t>
      </w:r>
      <w:r w:rsidR="00610D06">
        <w:rPr>
          <w:rFonts w:ascii="Times New Roman" w:hAnsi="Times New Roman" w:cs="Times New Roman"/>
          <w:sz w:val="24"/>
          <w:szCs w:val="24"/>
        </w:rPr>
        <w:t xml:space="preserve">t in the working memory system. </w:t>
      </w:r>
      <w:r w:rsidR="00395B10">
        <w:rPr>
          <w:rFonts w:ascii="Times New Roman" w:hAnsi="Times New Roman" w:cs="Times New Roman"/>
          <w:sz w:val="24"/>
          <w:szCs w:val="24"/>
        </w:rPr>
        <w:t>Another concern</w:t>
      </w:r>
      <w:r w:rsidR="004A136F">
        <w:rPr>
          <w:rFonts w:ascii="Times New Roman" w:hAnsi="Times New Roman" w:cs="Times New Roman"/>
          <w:sz w:val="24"/>
          <w:szCs w:val="24"/>
        </w:rPr>
        <w:t xml:space="preserve"> </w:t>
      </w:r>
      <w:r w:rsidR="00395B10">
        <w:rPr>
          <w:rFonts w:ascii="Times New Roman" w:hAnsi="Times New Roman" w:cs="Times New Roman"/>
          <w:sz w:val="24"/>
          <w:szCs w:val="24"/>
        </w:rPr>
        <w:t xml:space="preserve">is that </w:t>
      </w:r>
      <w:r w:rsidR="004A136F">
        <w:rPr>
          <w:rFonts w:ascii="Times New Roman" w:hAnsi="Times New Roman" w:cs="Times New Roman"/>
          <w:sz w:val="24"/>
          <w:szCs w:val="24"/>
        </w:rPr>
        <w:t xml:space="preserve">working memory </w:t>
      </w:r>
      <w:r w:rsidR="00395B10">
        <w:rPr>
          <w:rFonts w:ascii="Times New Roman" w:hAnsi="Times New Roman" w:cs="Times New Roman"/>
          <w:sz w:val="24"/>
          <w:szCs w:val="24"/>
        </w:rPr>
        <w:t xml:space="preserve">may be </w:t>
      </w:r>
      <w:r w:rsidR="0050271B">
        <w:rPr>
          <w:rFonts w:ascii="Times New Roman" w:hAnsi="Times New Roman" w:cs="Times New Roman"/>
          <w:sz w:val="24"/>
          <w:szCs w:val="24"/>
        </w:rPr>
        <w:t xml:space="preserve">multidimensionally </w:t>
      </w:r>
      <w:r w:rsidR="004A136F">
        <w:rPr>
          <w:rFonts w:ascii="Times New Roman" w:hAnsi="Times New Roman" w:cs="Times New Roman"/>
          <w:sz w:val="24"/>
          <w:szCs w:val="24"/>
        </w:rPr>
        <w:t xml:space="preserve">related to the psychosis </w: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 </w:instrTex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EN.CITE.DATA </w:instrText>
      </w:r>
      <w:r w:rsidR="00F56D05">
        <w:rPr>
          <w:rFonts w:ascii="Times New Roman" w:hAnsi="Times New Roman" w:cs="Times New Roman"/>
          <w:sz w:val="24"/>
          <w:szCs w:val="24"/>
        </w:rPr>
      </w:r>
      <w:r w:rsidR="00F56D05">
        <w:rPr>
          <w:rFonts w:ascii="Times New Roman" w:hAnsi="Times New Roman" w:cs="Times New Roman"/>
          <w:sz w:val="24"/>
          <w:szCs w:val="24"/>
        </w:rPr>
        <w:fldChar w:fldCharType="end"/>
      </w:r>
      <w:r w:rsidR="00F56D05">
        <w:rPr>
          <w:rFonts w:ascii="Times New Roman" w:hAnsi="Times New Roman" w:cs="Times New Roman"/>
          <w:sz w:val="24"/>
          <w:szCs w:val="24"/>
        </w:rPr>
      </w:r>
      <w:r w:rsidR="00F56D05">
        <w:rPr>
          <w:rFonts w:ascii="Times New Roman" w:hAnsi="Times New Roman" w:cs="Times New Roman"/>
          <w:sz w:val="24"/>
          <w:szCs w:val="24"/>
        </w:rPr>
        <w:fldChar w:fldCharType="separate"/>
      </w:r>
      <w:r w:rsidR="00F56D05">
        <w:rPr>
          <w:rFonts w:ascii="Times New Roman" w:hAnsi="Times New Roman" w:cs="Times New Roman"/>
          <w:noProof/>
          <w:sz w:val="24"/>
          <w:szCs w:val="24"/>
        </w:rPr>
        <w:t>(</w:t>
      </w:r>
      <w:hyperlink w:anchor="_ENREF_11" w:tooltip="D'Esposito, 2015 #784" w:history="1">
        <w:r w:rsidR="00EE0723">
          <w:rPr>
            <w:rFonts w:ascii="Times New Roman" w:hAnsi="Times New Roman" w:cs="Times New Roman"/>
            <w:noProof/>
            <w:sz w:val="24"/>
            <w:szCs w:val="24"/>
          </w:rPr>
          <w:t>D'Esposito and Postle, 2015</w:t>
        </w:r>
      </w:hyperlink>
      <w:r w:rsidR="00F56D05">
        <w:rPr>
          <w:rFonts w:ascii="Times New Roman" w:hAnsi="Times New Roman" w:cs="Times New Roman"/>
          <w:noProof/>
          <w:sz w:val="24"/>
          <w:szCs w:val="24"/>
        </w:rPr>
        <w:t xml:space="preserve">; </w:t>
      </w:r>
      <w:hyperlink w:anchor="_ENREF_41" w:tooltip="Pukrop, 2003 #2179" w:history="1">
        <w:r w:rsidR="00EE0723">
          <w:rPr>
            <w:rFonts w:ascii="Times New Roman" w:hAnsi="Times New Roman" w:cs="Times New Roman"/>
            <w:noProof/>
            <w:sz w:val="24"/>
            <w:szCs w:val="24"/>
          </w:rPr>
          <w:t>Pukrop et al., 2003</w:t>
        </w:r>
      </w:hyperlink>
      <w:r w:rsidR="00F56D05">
        <w:rPr>
          <w:rFonts w:ascii="Times New Roman" w:hAnsi="Times New Roman" w:cs="Times New Roman"/>
          <w:noProof/>
          <w:sz w:val="24"/>
          <w:szCs w:val="24"/>
        </w:rPr>
        <w:t>)</w:t>
      </w:r>
      <w:r w:rsidR="00F56D05">
        <w:rPr>
          <w:rFonts w:ascii="Times New Roman" w:hAnsi="Times New Roman" w:cs="Times New Roman"/>
          <w:sz w:val="24"/>
          <w:szCs w:val="24"/>
        </w:rPr>
        <w:fldChar w:fldCharType="end"/>
      </w:r>
      <w:r w:rsidR="00395B10">
        <w:rPr>
          <w:rFonts w:ascii="Times New Roman" w:hAnsi="Times New Roman" w:cs="Times New Roman"/>
          <w:sz w:val="24"/>
          <w:szCs w:val="24"/>
        </w:rPr>
        <w:t xml:space="preserve">. </w:t>
      </w:r>
      <w:r w:rsidR="00F13BA4">
        <w:rPr>
          <w:rFonts w:ascii="Times New Roman" w:hAnsi="Times New Roman" w:cs="Times New Roman"/>
          <w:sz w:val="24"/>
          <w:szCs w:val="24"/>
        </w:rPr>
        <w:t xml:space="preserve">The impairment may only present in certain group of the disease. </w:t>
      </w:r>
      <w:r w:rsidR="00395B10">
        <w:rPr>
          <w:rFonts w:ascii="Times New Roman" w:hAnsi="Times New Roman" w:cs="Times New Roman"/>
          <w:sz w:val="24"/>
          <w:szCs w:val="24"/>
        </w:rPr>
        <w:t>D</w:t>
      </w:r>
      <w:r w:rsidRPr="007E7EDA">
        <w:rPr>
          <w:rFonts w:ascii="Times New Roman" w:hAnsi="Times New Roman" w:cs="Times New Roman"/>
          <w:sz w:val="24"/>
          <w:szCs w:val="24"/>
        </w:rPr>
        <w:t>ue to the heterogeneous configurations of tasks and the small sample sizes of the most imaging studies</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previous find</w:t>
      </w:r>
      <w:r w:rsidR="00DC1110">
        <w:rPr>
          <w:rFonts w:ascii="Times New Roman" w:hAnsi="Times New Roman" w:cs="Times New Roman"/>
          <w:sz w:val="24"/>
          <w:szCs w:val="24"/>
        </w:rPr>
        <w:t>ings</w:t>
      </w:r>
      <w:r w:rsidR="009C66D3">
        <w:rPr>
          <w:rFonts w:ascii="Times New Roman" w:hAnsi="Times New Roman" w:cs="Times New Roman"/>
          <w:sz w:val="24"/>
          <w:szCs w:val="24"/>
        </w:rPr>
        <w:t xml:space="preserve"> of impairment during working memory task may be stage or modality dependent</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w:t>
      </w:r>
      <w:r w:rsidR="00AB11F3">
        <w:rPr>
          <w:rFonts w:ascii="Times New Roman" w:hAnsi="Times New Roman" w:cs="Times New Roman"/>
          <w:sz w:val="24"/>
          <w:szCs w:val="24"/>
        </w:rPr>
        <w:t>Thus, it remains unsolved w</w:t>
      </w:r>
      <w:r w:rsidR="006935F4">
        <w:rPr>
          <w:rFonts w:ascii="Times New Roman" w:hAnsi="Times New Roman" w:cs="Times New Roman"/>
          <w:sz w:val="24"/>
          <w:szCs w:val="24"/>
        </w:rPr>
        <w:t>h</w:t>
      </w:r>
      <w:r w:rsidR="00D55876">
        <w:rPr>
          <w:rFonts w:ascii="Times New Roman" w:hAnsi="Times New Roman" w:cs="Times New Roman"/>
          <w:sz w:val="24"/>
          <w:szCs w:val="24"/>
        </w:rPr>
        <w:t>ether</w:t>
      </w:r>
      <w:r w:rsidR="006935F4">
        <w:rPr>
          <w:rFonts w:ascii="Times New Roman" w:hAnsi="Times New Roman" w:cs="Times New Roman"/>
          <w:sz w:val="24"/>
          <w:szCs w:val="24"/>
        </w:rPr>
        <w:t xml:space="preserve"> there exist some st</w:t>
      </w:r>
      <w:r w:rsidR="00A22324">
        <w:rPr>
          <w:rFonts w:ascii="Times New Roman" w:hAnsi="Times New Roman" w:cs="Times New Roman"/>
          <w:sz w:val="24"/>
          <w:szCs w:val="24"/>
        </w:rPr>
        <w:t>able and fundamental deficits of</w:t>
      </w:r>
      <w:r w:rsidR="006935F4">
        <w:rPr>
          <w:rFonts w:ascii="Times New Roman" w:hAnsi="Times New Roman" w:cs="Times New Roman"/>
          <w:sz w:val="24"/>
          <w:szCs w:val="24"/>
        </w:rPr>
        <w:t xml:space="preserve"> working </w:t>
      </w:r>
      <w:r w:rsidR="00A22324">
        <w:rPr>
          <w:rFonts w:ascii="Times New Roman" w:hAnsi="Times New Roman" w:cs="Times New Roman"/>
          <w:sz w:val="24"/>
          <w:szCs w:val="24"/>
        </w:rPr>
        <w:t xml:space="preserve">memory system in </w:t>
      </w:r>
      <w:r w:rsidR="009D40B5">
        <w:rPr>
          <w:rFonts w:ascii="Times New Roman" w:hAnsi="Times New Roman" w:cs="Times New Roman"/>
          <w:sz w:val="24"/>
          <w:szCs w:val="24"/>
        </w:rPr>
        <w:t>s</w:t>
      </w:r>
      <w:r w:rsidR="006935F4">
        <w:rPr>
          <w:rFonts w:ascii="Times New Roman" w:hAnsi="Times New Roman" w:cs="Times New Roman"/>
          <w:sz w:val="24"/>
          <w:szCs w:val="24"/>
        </w:rPr>
        <w:t>chiph</w:t>
      </w:r>
      <w:r w:rsidR="009D40B5">
        <w:rPr>
          <w:rFonts w:ascii="Times New Roman" w:hAnsi="Times New Roman" w:cs="Times New Roman"/>
          <w:sz w:val="24"/>
          <w:szCs w:val="24"/>
        </w:rPr>
        <w:t>o</w:t>
      </w:r>
      <w:r w:rsidR="006935F4">
        <w:rPr>
          <w:rFonts w:ascii="Times New Roman" w:hAnsi="Times New Roman" w:cs="Times New Roman"/>
          <w:sz w:val="24"/>
          <w:szCs w:val="24"/>
        </w:rPr>
        <w:t>renia patitents. I</w:t>
      </w:r>
      <w:r w:rsidR="00CD69B7">
        <w:rPr>
          <w:rFonts w:ascii="Times New Roman" w:hAnsi="Times New Roman" w:cs="Times New Roman"/>
          <w:sz w:val="24"/>
          <w:szCs w:val="24"/>
        </w:rPr>
        <w:t>n view of above-mentioned issues</w:t>
      </w:r>
      <w:r w:rsidR="006935F4">
        <w:rPr>
          <w:rFonts w:ascii="Times New Roman" w:hAnsi="Times New Roman" w:cs="Times New Roman"/>
          <w:sz w:val="24"/>
          <w:szCs w:val="24"/>
        </w:rPr>
        <w:t xml:space="preserve"> in previous studies, we applied </w:t>
      </w:r>
      <w:r w:rsidR="00656475">
        <w:rPr>
          <w:rFonts w:ascii="Times New Roman" w:hAnsi="Times New Roman" w:cs="Times New Roman"/>
          <w:sz w:val="24"/>
          <w:szCs w:val="24"/>
        </w:rPr>
        <w:t xml:space="preserve">the following </w:t>
      </w:r>
      <w:r w:rsidR="006935F4">
        <w:rPr>
          <w:rFonts w:ascii="Times New Roman" w:hAnsi="Times New Roman" w:cs="Times New Roman"/>
          <w:sz w:val="24"/>
          <w:szCs w:val="24"/>
        </w:rPr>
        <w:t>strategy in our study.</w:t>
      </w:r>
    </w:p>
    <w:p w14:paraId="76EB1918" w14:textId="3531CF98" w:rsidR="005A7B4A" w:rsidRDefault="005A7B4A" w:rsidP="00984A5F">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W</w:t>
      </w:r>
      <w:r w:rsidR="009D40B5">
        <w:rPr>
          <w:rFonts w:ascii="Times New Roman" w:hAnsi="Times New Roman" w:cs="Times New Roman"/>
          <w:sz w:val="24"/>
          <w:szCs w:val="24"/>
        </w:rPr>
        <w:t xml:space="preserve">e investigate </w:t>
      </w:r>
      <w:r w:rsidR="00A82964">
        <w:rPr>
          <w:rFonts w:ascii="Times New Roman" w:hAnsi="Times New Roman" w:cs="Times New Roman"/>
          <w:sz w:val="24"/>
          <w:szCs w:val="24"/>
        </w:rPr>
        <w:t xml:space="preserve">the functional connectivity </w:t>
      </w:r>
      <w:r w:rsidR="007A4149">
        <w:rPr>
          <w:rFonts w:ascii="Times New Roman" w:hAnsi="Times New Roman" w:cs="Times New Roman"/>
          <w:sz w:val="24"/>
          <w:szCs w:val="24"/>
        </w:rPr>
        <w:t xml:space="preserve">within the working memory network </w:t>
      </w:r>
      <w:r w:rsidR="00A82964">
        <w:rPr>
          <w:rFonts w:ascii="Times New Roman" w:hAnsi="Times New Roman" w:cs="Times New Roman"/>
          <w:sz w:val="24"/>
          <w:szCs w:val="24"/>
        </w:rPr>
        <w:t>under rest</w:t>
      </w:r>
      <w:r w:rsidR="007A4149">
        <w:rPr>
          <w:rFonts w:ascii="Times New Roman" w:hAnsi="Times New Roman" w:cs="Times New Roman"/>
          <w:sz w:val="24"/>
          <w:szCs w:val="24"/>
        </w:rPr>
        <w:t>ing</w:t>
      </w:r>
      <w:r w:rsidR="00A82964">
        <w:rPr>
          <w:rFonts w:ascii="Times New Roman" w:hAnsi="Times New Roman" w:cs="Times New Roman"/>
          <w:sz w:val="24"/>
          <w:szCs w:val="24"/>
        </w:rPr>
        <w:t xml:space="preserve"> state. </w:t>
      </w:r>
      <w:r w:rsidR="004861CA" w:rsidRPr="004861CA">
        <w:rPr>
          <w:rFonts w:ascii="Times New Roman" w:hAnsi="Times New Roman" w:cs="Times New Roman"/>
          <w:sz w:val="24"/>
          <w:szCs w:val="24"/>
        </w:rPr>
        <w:t xml:space="preserve">Schizophrenia has often been conceived as a disorder of connectivity between components of large-scale brain networks </w: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 </w:instrTex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EN.CITE.DATA </w:instrText>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4861CA" w:rsidRPr="004861CA">
        <w:rPr>
          <w:rFonts w:ascii="Times New Roman" w:hAnsi="Times New Roman" w:cs="Times New Roman"/>
          <w:sz w:val="24"/>
          <w:szCs w:val="24"/>
        </w:rPr>
        <w:t>(</w:t>
      </w:r>
      <w:hyperlink w:anchor="_ENREF_27" w:tooltip="Jiang, 2013 #782" w:history="1">
        <w:r w:rsidR="00EE0723" w:rsidRPr="004861CA">
          <w:rPr>
            <w:rFonts w:ascii="Times New Roman" w:hAnsi="Times New Roman" w:cs="Times New Roman"/>
            <w:sz w:val="24"/>
            <w:szCs w:val="24"/>
          </w:rPr>
          <w:t>Jiang et al., 2013</w:t>
        </w:r>
      </w:hyperlink>
      <w:r w:rsidR="004861CA" w:rsidRPr="004861CA">
        <w:rPr>
          <w:rFonts w:ascii="Times New Roman" w:hAnsi="Times New Roman" w:cs="Times New Roman"/>
          <w:sz w:val="24"/>
          <w:szCs w:val="24"/>
        </w:rPr>
        <w:t xml:space="preserve">; </w:t>
      </w:r>
      <w:hyperlink w:anchor="_ENREF_32" w:tooltip="Lynall, 2010 #2222" w:history="1">
        <w:r w:rsidR="00EE0723" w:rsidRPr="004861CA">
          <w:rPr>
            <w:rFonts w:ascii="Times New Roman" w:hAnsi="Times New Roman" w:cs="Times New Roman"/>
            <w:sz w:val="24"/>
            <w:szCs w:val="24"/>
          </w:rPr>
          <w:t>Lynall et al., 2010</w:t>
        </w:r>
      </w:hyperlink>
      <w:r w:rsidR="004861CA" w:rsidRPr="004861CA">
        <w:rPr>
          <w:rFonts w:ascii="Times New Roman" w:hAnsi="Times New Roman" w:cs="Times New Roman"/>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w:t>
      </w:r>
      <w:r w:rsidR="004861CA" w:rsidRPr="007E7EDA">
        <w:rPr>
          <w:rFonts w:ascii="Times New Roman" w:hAnsi="Times New Roman" w:cs="Times New Roman"/>
          <w:sz w:val="24"/>
          <w:szCs w:val="24"/>
        </w:rPr>
        <w:t xml:space="preserve"> </w:t>
      </w:r>
      <w:r w:rsidR="004861CA" w:rsidRPr="004861CA">
        <w:rPr>
          <w:rFonts w:ascii="Times New Roman" w:hAnsi="Times New Roman" w:cs="Times New Roman"/>
          <w:sz w:val="24"/>
          <w:szCs w:val="24"/>
        </w:rPr>
        <w:t xml:space="preserve">A growing number of studies have reported altered functional </w:t>
      </w:r>
      <w:r w:rsidR="004861CA" w:rsidRPr="004861CA">
        <w:rPr>
          <w:rFonts w:ascii="Times New Roman" w:hAnsi="Times New Roman" w:cs="Times New Roman"/>
          <w:sz w:val="24"/>
          <w:szCs w:val="24"/>
        </w:rPr>
        <w:lastRenderedPageBreak/>
        <w:t xml:space="preserve">connectivity in schizophrenia during putatively “task-free” states and during the performance of cognitive tasks </w:t>
      </w:r>
      <w:r w:rsidR="004861CA" w:rsidRPr="004861C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 </w:instrText>
      </w:r>
      <w:r w:rsidR="008161F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EN.CITE.DATA </w:instrText>
      </w:r>
      <w:r w:rsidR="008161FA">
        <w:rPr>
          <w:rFonts w:ascii="Times New Roman" w:hAnsi="Times New Roman" w:cs="Times New Roman"/>
          <w:sz w:val="24"/>
          <w:szCs w:val="24"/>
        </w:rPr>
      </w:r>
      <w:r w:rsidR="008161F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8161FA">
        <w:rPr>
          <w:rFonts w:ascii="Times New Roman" w:hAnsi="Times New Roman" w:cs="Times New Roman"/>
          <w:noProof/>
          <w:sz w:val="24"/>
          <w:szCs w:val="24"/>
        </w:rPr>
        <w:t>(</w:t>
      </w:r>
      <w:hyperlink w:anchor="_ENREF_6" w:tooltip="Barch, 2012 #603" w:history="1">
        <w:r w:rsidR="00EE0723">
          <w:rPr>
            <w:rFonts w:ascii="Times New Roman" w:hAnsi="Times New Roman" w:cs="Times New Roman"/>
            <w:noProof/>
            <w:sz w:val="24"/>
            <w:szCs w:val="24"/>
          </w:rPr>
          <w:t>Barch and Repovs, 2012</w:t>
        </w:r>
      </w:hyperlink>
      <w:r w:rsidR="008161FA">
        <w:rPr>
          <w:rFonts w:ascii="Times New Roman" w:hAnsi="Times New Roman" w:cs="Times New Roman"/>
          <w:noProof/>
          <w:sz w:val="24"/>
          <w:szCs w:val="24"/>
        </w:rPr>
        <w:t xml:space="preserve">; </w:t>
      </w:r>
      <w:hyperlink w:anchor="_ENREF_58" w:tooltip="Zhou, 2007 #459" w:history="1">
        <w:r w:rsidR="00EE0723">
          <w:rPr>
            <w:rFonts w:ascii="Times New Roman" w:hAnsi="Times New Roman" w:cs="Times New Roman"/>
            <w:noProof/>
            <w:sz w:val="24"/>
            <w:szCs w:val="24"/>
          </w:rPr>
          <w:t>Zhou et al., 2007a</w:t>
        </w:r>
      </w:hyperlink>
      <w:r w:rsidR="008161FA">
        <w:rPr>
          <w:rFonts w:ascii="Times New Roman" w:hAnsi="Times New Roman" w:cs="Times New Roman"/>
          <w:noProof/>
          <w:sz w:val="24"/>
          <w:szCs w:val="24"/>
        </w:rPr>
        <w:t xml:space="preserve">; </w:t>
      </w:r>
      <w:hyperlink w:anchor="_ENREF_59" w:tooltip="Zhou, 2007 #439" w:history="1">
        <w:r w:rsidR="00EE0723">
          <w:rPr>
            <w:rFonts w:ascii="Times New Roman" w:hAnsi="Times New Roman" w:cs="Times New Roman"/>
            <w:noProof/>
            <w:sz w:val="24"/>
            <w:szCs w:val="24"/>
          </w:rPr>
          <w:t>Zhou et al., 2007b</w:t>
        </w:r>
      </w:hyperlink>
      <w:r w:rsidR="008161FA">
        <w:rPr>
          <w:rFonts w:ascii="Times New Roman" w:hAnsi="Times New Roman" w:cs="Times New Roman"/>
          <w:noProof/>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 xml:space="preserve">. </w:t>
      </w:r>
      <w:r w:rsidR="00CF26A6" w:rsidRPr="00CF26A6">
        <w:rPr>
          <w:rFonts w:ascii="Times New Roman" w:hAnsi="Times New Roman" w:cs="Times New Roman"/>
          <w:sz w:val="24"/>
          <w:szCs w:val="24"/>
        </w:rPr>
        <w:t xml:space="preserve">However, seldom researchers have pay attention to the abnormality of interaction within the </w:t>
      </w:r>
      <w:r w:rsidR="00CF26A6">
        <w:rPr>
          <w:rFonts w:ascii="Times New Roman" w:hAnsi="Times New Roman" w:cs="Times New Roman"/>
          <w:sz w:val="24"/>
          <w:szCs w:val="24"/>
        </w:rPr>
        <w:t>working memory</w:t>
      </w:r>
      <w:r w:rsidR="00CF26A6" w:rsidRPr="00CF26A6">
        <w:rPr>
          <w:rFonts w:ascii="Times New Roman" w:hAnsi="Times New Roman" w:cs="Times New Roman"/>
          <w:sz w:val="24"/>
          <w:szCs w:val="24"/>
        </w:rPr>
        <w:t xml:space="preserve"> network, which might occur to the resting state fmri of the patients.</w:t>
      </w:r>
      <w:r w:rsidR="00CF26A6" w:rsidRPr="007A4149">
        <w:rPr>
          <w:rFonts w:ascii="Times New Roman" w:hAnsi="Times New Roman" w:cs="Times New Roman"/>
          <w:color w:val="FF0000"/>
          <w:sz w:val="24"/>
          <w:szCs w:val="24"/>
        </w:rPr>
        <w:t xml:space="preserve"> </w:t>
      </w:r>
      <w:r w:rsidR="004861CA" w:rsidRPr="004861CA">
        <w:rPr>
          <w:rFonts w:ascii="Times New Roman" w:hAnsi="Times New Roman" w:cs="Times New Roman"/>
          <w:sz w:val="24"/>
          <w:szCs w:val="24"/>
        </w:rPr>
        <w:t xml:space="preserve">In comparison with task fmri, </w:t>
      </w:r>
      <w:r w:rsidR="004861CA">
        <w:rPr>
          <w:rFonts w:ascii="Times New Roman" w:hAnsi="Times New Roman" w:cs="Times New Roman"/>
          <w:sz w:val="24"/>
          <w:szCs w:val="24"/>
        </w:rPr>
        <w:t>r</w:t>
      </w:r>
      <w:r>
        <w:rPr>
          <w:rFonts w:ascii="Times New Roman" w:hAnsi="Times New Roman" w:cs="Times New Roman"/>
          <w:sz w:val="24"/>
          <w:szCs w:val="24"/>
        </w:rPr>
        <w:t xml:space="preserve">esting state fmri can be easily obtained and most importantly, it is independent of task configuration. </w:t>
      </w:r>
      <w:r w:rsidR="004A5884">
        <w:rPr>
          <w:rFonts w:ascii="Times New Roman" w:hAnsi="Times New Roman" w:cs="Times New Roman"/>
          <w:sz w:val="24"/>
          <w:szCs w:val="24"/>
        </w:rPr>
        <w:t>Evidence has showed relation between the rest</w:t>
      </w:r>
      <w:r w:rsidR="007D2D87">
        <w:rPr>
          <w:rFonts w:ascii="Times New Roman" w:hAnsi="Times New Roman" w:cs="Times New Roman"/>
          <w:sz w:val="24"/>
          <w:szCs w:val="24"/>
        </w:rPr>
        <w:t>ing</w:t>
      </w:r>
      <w:r w:rsidR="004A5884">
        <w:rPr>
          <w:rFonts w:ascii="Times New Roman" w:hAnsi="Times New Roman" w:cs="Times New Roman"/>
          <w:sz w:val="24"/>
          <w:szCs w:val="24"/>
        </w:rPr>
        <w:t xml:space="preserve"> state signal and the working memory function. </w:t>
      </w:r>
      <w:r w:rsidR="00A82964" w:rsidRPr="007E7EDA">
        <w:rPr>
          <w:rFonts w:ascii="Times New Roman" w:hAnsi="Times New Roman" w:cs="Times New Roman"/>
          <w:sz w:val="24"/>
          <w:szCs w:val="24"/>
        </w:rPr>
        <w:t xml:space="preserve">Recent study found </w:t>
      </w:r>
      <w:r w:rsidR="0001359C" w:rsidRPr="007E7EDA">
        <w:rPr>
          <w:rFonts w:ascii="Times New Roman" w:hAnsi="Times New Roman" w:cs="Times New Roman"/>
          <w:sz w:val="24"/>
          <w:szCs w:val="24"/>
        </w:rPr>
        <w:t xml:space="preserve">spontaneous low frequency fluctuations at rest in different areas were correlated with </w:t>
      </w:r>
      <w:r w:rsidR="00A82964" w:rsidRPr="007E7EDA">
        <w:rPr>
          <w:rFonts w:ascii="Times New Roman" w:hAnsi="Times New Roman" w:cs="Times New Roman"/>
          <w:sz w:val="24"/>
          <w:szCs w:val="24"/>
        </w:rPr>
        <w:t>different modality based working memory measure</w:t>
      </w:r>
      <w:r w:rsidR="00A82964">
        <w:rPr>
          <w:rFonts w:ascii="Times New Roman" w:hAnsi="Times New Roman" w:cs="Times New Roman"/>
          <w:sz w:val="24"/>
          <w:szCs w:val="24"/>
        </w:rPr>
        <w:t>s</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55" w:tooltip="van Dam, 2015 #890" w:history="1">
        <w:r w:rsidR="00EE0723">
          <w:rPr>
            <w:rFonts w:ascii="Times New Roman" w:hAnsi="Times New Roman" w:cs="Times New Roman"/>
            <w:noProof/>
            <w:sz w:val="24"/>
            <w:szCs w:val="24"/>
          </w:rPr>
          <w:t>van Dam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Another study found the intrinsic anti</w:t>
      </w:r>
      <w:r w:rsidR="00A82964">
        <w:rPr>
          <w:rFonts w:ascii="Times New Roman" w:hAnsi="Times New Roman" w:cs="Times New Roman"/>
          <w:sz w:val="24"/>
          <w:szCs w:val="24"/>
        </w:rPr>
        <w:t>-</w:t>
      </w:r>
      <w:r w:rsidR="00A82964" w:rsidRPr="007E7EDA">
        <w:rPr>
          <w:rFonts w:ascii="Times New Roman" w:hAnsi="Times New Roman" w:cs="Times New Roman"/>
          <w:sz w:val="24"/>
          <w:szCs w:val="24"/>
        </w:rPr>
        <w:t>correlations</w:t>
      </w:r>
      <w:r w:rsidR="00FD003D">
        <w:rPr>
          <w:rFonts w:ascii="Times New Roman" w:hAnsi="Times New Roman" w:cs="Times New Roman"/>
          <w:sz w:val="24"/>
          <w:szCs w:val="24"/>
        </w:rPr>
        <w:t xml:space="preserve"> </w:t>
      </w:r>
      <w:r w:rsidR="00BE231A">
        <w:rPr>
          <w:rFonts w:ascii="Times New Roman" w:hAnsi="Times New Roman" w:cs="Times New Roman"/>
          <w:sz w:val="24"/>
          <w:szCs w:val="24"/>
        </w:rPr>
        <w:t xml:space="preserve">between the medial prefrontal cortex </w:t>
      </w:r>
      <w:r w:rsidR="00FD003D">
        <w:rPr>
          <w:rFonts w:ascii="Times New Roman" w:hAnsi="Times New Roman" w:cs="Times New Roman"/>
          <w:sz w:val="24"/>
          <w:szCs w:val="24"/>
        </w:rPr>
        <w:t>(m</w:t>
      </w:r>
      <w:r w:rsidR="00BE231A">
        <w:rPr>
          <w:rFonts w:ascii="Times New Roman" w:hAnsi="Times New Roman" w:cs="Times New Roman"/>
          <w:sz w:val="24"/>
          <w:szCs w:val="24"/>
        </w:rPr>
        <w:t xml:space="preserve">PFC) and the dorsal lateral prefrontal cortex </w:t>
      </w:r>
      <w:r w:rsidR="00FD003D">
        <w:rPr>
          <w:rFonts w:ascii="Times New Roman" w:hAnsi="Times New Roman" w:cs="Times New Roman"/>
          <w:sz w:val="24"/>
          <w:szCs w:val="24"/>
        </w:rPr>
        <w:t>(dl</w:t>
      </w:r>
      <w:r w:rsidR="00BE231A">
        <w:rPr>
          <w:rFonts w:ascii="Times New Roman" w:hAnsi="Times New Roman" w:cs="Times New Roman"/>
          <w:sz w:val="24"/>
          <w:szCs w:val="24"/>
        </w:rPr>
        <w:t xml:space="preserve">PFC) </w:t>
      </w:r>
      <w:r w:rsidR="00FD003D" w:rsidRPr="007E7EDA">
        <w:rPr>
          <w:rFonts w:ascii="Times New Roman" w:hAnsi="Times New Roman" w:cs="Times New Roman"/>
          <w:sz w:val="24"/>
          <w:szCs w:val="24"/>
        </w:rPr>
        <w:t xml:space="preserve">measured by resting-state functional connectivity </w:t>
      </w:r>
      <w:r w:rsidR="00A82964" w:rsidRPr="007E7EDA">
        <w:rPr>
          <w:rFonts w:ascii="Times New Roman" w:hAnsi="Times New Roman" w:cs="Times New Roman"/>
          <w:sz w:val="24"/>
          <w:szCs w:val="24"/>
        </w:rPr>
        <w:t xml:space="preserve">are related to behavioral measures of </w:t>
      </w:r>
      <w:r w:rsidR="00FD003D">
        <w:rPr>
          <w:rFonts w:ascii="Times New Roman" w:hAnsi="Times New Roman" w:cs="Times New Roman"/>
          <w:sz w:val="24"/>
          <w:szCs w:val="24"/>
        </w:rPr>
        <w:t>working memory</w:t>
      </w:r>
      <w:r w:rsidR="00A82964" w:rsidRPr="007E7EDA">
        <w:rPr>
          <w:rFonts w:ascii="Times New Roman" w:hAnsi="Times New Roman" w:cs="Times New Roman"/>
          <w:sz w:val="24"/>
          <w:szCs w:val="24"/>
        </w:rPr>
        <w:t xml:space="preserve"> capacity</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30" w:tooltip="Keller, 2015 #893" w:history="1">
        <w:r w:rsidR="00EE0723">
          <w:rPr>
            <w:rFonts w:ascii="Times New Roman" w:hAnsi="Times New Roman" w:cs="Times New Roman"/>
            <w:noProof/>
            <w:sz w:val="24"/>
            <w:szCs w:val="24"/>
          </w:rPr>
          <w:t>Keller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PEVuZE5vdGU+PENpdGU+PEF1dGhvcj5ab3U8L0F1dGhvcj48WWVhcj4yMDEzPC9ZZWFyPjxSZWNO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</w:fldData>
        </w:fldChar>
      </w:r>
      <w:r w:rsidR="00EE0723">
        <w:rPr>
          <w:rFonts w:ascii="Times New Roman" w:hAnsi="Times New Roman" w:cs="Times New Roman"/>
          <w:sz w:val="24"/>
          <w:szCs w:val="24"/>
        </w:rPr>
        <w:instrText xml:space="preserve"> ADDIN EN.CITE </w:instrText>
      </w:r>
      <w:r w:rsidR="00EE0723">
        <w:rPr>
          <w:rFonts w:ascii="Times New Roman" w:hAnsi="Times New Roman" w:cs="Times New Roman"/>
          <w:sz w:val="24"/>
          <w:szCs w:val="24"/>
        </w:rPr>
        <w:fldChar w:fldCharType="begin">
          <w:fldData xml:space="preserve">PEVuZE5vdGU+PENpdGU+PEF1dGhvcj5ab3U8L0F1dGhvcj48WWVhcj4yMDEzPC9ZZWFyPjxSZWNO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</w:fldData>
        </w:fldChar>
      </w:r>
      <w:r w:rsidR="00EE0723">
        <w:rPr>
          <w:rFonts w:ascii="Times New Roman" w:hAnsi="Times New Roman" w:cs="Times New Roman"/>
          <w:sz w:val="24"/>
          <w:szCs w:val="24"/>
        </w:rPr>
        <w:instrText xml:space="preserve"> ADDIN EN.CITE.DATA </w:instrText>
      </w:r>
      <w:r w:rsidR="00EE0723">
        <w:rPr>
          <w:rFonts w:ascii="Times New Roman" w:hAnsi="Times New Roman" w:cs="Times New Roman"/>
          <w:sz w:val="24"/>
          <w:szCs w:val="24"/>
        </w:rPr>
      </w:r>
      <w:r w:rsidR="00EE0723">
        <w:rPr>
          <w:rFonts w:ascii="Times New Roman" w:hAnsi="Times New Roman" w:cs="Times New Roman"/>
          <w:sz w:val="24"/>
          <w:szCs w:val="24"/>
        </w:rPr>
        <w:fldChar w:fldCharType="end"/>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60" w:tooltip="Zou, 2013 #886" w:history="1">
        <w:r w:rsidR="00EE0723">
          <w:rPr>
            <w:rFonts w:ascii="Times New Roman" w:hAnsi="Times New Roman" w:cs="Times New Roman"/>
            <w:noProof/>
            <w:sz w:val="24"/>
            <w:szCs w:val="24"/>
          </w:rPr>
          <w:t>Zou et al., 2013</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257AC3">
        <w:rPr>
          <w:rFonts w:ascii="Times New Roman" w:hAnsi="Times New Roman" w:cs="Times New Roman"/>
          <w:sz w:val="24"/>
          <w:szCs w:val="24"/>
        </w:rPr>
        <w:t xml:space="preserve"> </w:t>
      </w:r>
      <w:r w:rsidR="00A82964" w:rsidRPr="007E7EDA">
        <w:rPr>
          <w:rFonts w:ascii="Times New Roman" w:hAnsi="Times New Roman" w:cs="Times New Roman"/>
          <w:sz w:val="24"/>
          <w:szCs w:val="24"/>
        </w:rPr>
        <w:t>found that resting-state activity could predict subsequent task-evoked brain responses and behavioral performance.</w:t>
      </w:r>
      <w:r w:rsidR="004A5884">
        <w:rPr>
          <w:rFonts w:ascii="Times New Roman" w:hAnsi="Times New Roman" w:cs="Times New Roman"/>
          <w:sz w:val="24"/>
          <w:szCs w:val="24"/>
        </w:rPr>
        <w:t xml:space="preserve"> All these proved the utility of resting-state fmri in research on working memory. </w:t>
      </w:r>
      <w:r w:rsidR="00610D06">
        <w:rPr>
          <w:rFonts w:ascii="Times New Roman" w:hAnsi="Times New Roman" w:cs="Times New Roman"/>
          <w:sz w:val="24"/>
          <w:szCs w:val="24"/>
        </w:rPr>
        <w:t>W</w:t>
      </w:r>
      <w:r w:rsidR="00A82964" w:rsidRPr="007E7EDA">
        <w:rPr>
          <w:rFonts w:ascii="Times New Roman" w:hAnsi="Times New Roman" w:cs="Times New Roman"/>
          <w:sz w:val="24"/>
          <w:szCs w:val="24"/>
        </w:rPr>
        <w:t xml:space="preserve">e </w:t>
      </w:r>
      <w:r w:rsidR="002F600F" w:rsidRPr="007E7EDA">
        <w:rPr>
          <w:rFonts w:ascii="Times New Roman" w:hAnsi="Times New Roman" w:cs="Times New Roman"/>
          <w:sz w:val="24"/>
          <w:szCs w:val="24"/>
        </w:rPr>
        <w:t>restrict</w:t>
      </w:r>
      <w:r w:rsidR="002F600F">
        <w:rPr>
          <w:rFonts w:ascii="Times New Roman" w:hAnsi="Times New Roman" w:cs="Times New Roman"/>
          <w:sz w:val="24"/>
          <w:szCs w:val="24"/>
        </w:rPr>
        <w:t>ed</w:t>
      </w:r>
      <w:r w:rsidR="00A82964" w:rsidRPr="007E7EDA">
        <w:rPr>
          <w:rFonts w:ascii="Times New Roman" w:hAnsi="Times New Roman" w:cs="Times New Roman"/>
          <w:sz w:val="24"/>
          <w:szCs w:val="24"/>
        </w:rPr>
        <w:t xml:space="preserve"> our analysis in </w:t>
      </w:r>
      <w:r w:rsidR="00A82964">
        <w:rPr>
          <w:rFonts w:ascii="Times New Roman" w:hAnsi="Times New Roman" w:cs="Times New Roman"/>
          <w:sz w:val="24"/>
          <w:szCs w:val="24"/>
        </w:rPr>
        <w:t xml:space="preserve">a core </w:t>
      </w:r>
      <w:r w:rsidR="0033624D">
        <w:rPr>
          <w:rFonts w:ascii="Times New Roman" w:hAnsi="Times New Roman" w:cs="Times New Roman"/>
          <w:sz w:val="24"/>
          <w:szCs w:val="24"/>
        </w:rPr>
        <w:t xml:space="preserve">network, which </w:t>
      </w:r>
      <w:r w:rsidR="0033624D" w:rsidRPr="00AC5C5E">
        <w:rPr>
          <w:rFonts w:ascii="Times New Roman" w:hAnsi="Times New Roman" w:cs="Times New Roman"/>
          <w:sz w:val="24"/>
          <w:szCs w:val="24"/>
        </w:rPr>
        <w:t>mainly comprise the fronto-parietal network</w:t>
      </w:r>
      <w:r w:rsidR="0033624D">
        <w:rPr>
          <w:rFonts w:ascii="Times New Roman" w:hAnsi="Times New Roman" w:cs="Times New Roman"/>
          <w:sz w:val="24"/>
          <w:szCs w:val="24"/>
        </w:rPr>
        <w:t xml:space="preserve"> </w:t>
      </w:r>
      <w:r w:rsidR="004D02A6">
        <w:rPr>
          <w:rFonts w:ascii="Times New Roman" w:hAnsi="Times New Roman" w:cs="Times New Roman"/>
          <w:sz w:val="24"/>
          <w:szCs w:val="24"/>
        </w:rPr>
        <w:t>including the pars opercularis part of inferior frontal gyrus (IFG),</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33624D" w:rsidRPr="00AC5C5E">
        <w:rPr>
          <w:rFonts w:ascii="Times New Roman" w:hAnsi="Times New Roman" w:cs="Times New Roman"/>
          <w:sz w:val="24"/>
          <w:szCs w:val="24"/>
        </w:rPr>
        <w:t>anterior insula</w:t>
      </w:r>
      <w:r w:rsidR="00E85830">
        <w:rPr>
          <w:rFonts w:ascii="Times New Roman" w:hAnsi="Times New Roman" w:cs="Times New Roman"/>
          <w:sz w:val="24"/>
          <w:szCs w:val="24"/>
        </w:rPr>
        <w:t xml:space="preserve"> </w:t>
      </w:r>
      <w:r w:rsidR="004D02A6">
        <w:rPr>
          <w:rFonts w:ascii="Times New Roman" w:hAnsi="Times New Roman" w:cs="Times New Roman"/>
          <w:sz w:val="24"/>
          <w:szCs w:val="24"/>
        </w:rPr>
        <w:t>(</w:t>
      </w:r>
      <w:r w:rsidR="00E85830">
        <w:rPr>
          <w:rFonts w:ascii="Times New Roman" w:hAnsi="Times New Roman" w:cs="Times New Roman"/>
          <w:sz w:val="24"/>
          <w:szCs w:val="24"/>
        </w:rPr>
        <w:t>AI</w:t>
      </w:r>
      <w:r w:rsidR="004D02A6">
        <w:rPr>
          <w:rFonts w:ascii="Times New Roman" w:hAnsi="Times New Roman" w:cs="Times New Roman"/>
          <w:sz w:val="24"/>
          <w:szCs w:val="24"/>
        </w:rPr>
        <w:t>)</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E85830" w:rsidRPr="00E85830">
        <w:rPr>
          <w:rFonts w:ascii="Times New Roman" w:hAnsi="Times New Roman" w:cs="Times New Roman"/>
          <w:sz w:val="24"/>
          <w:szCs w:val="24"/>
        </w:rPr>
        <w:t>pre-supplementary motor area</w:t>
      </w:r>
      <w:r w:rsidR="004D02A6">
        <w:rPr>
          <w:rFonts w:ascii="Times New Roman" w:hAnsi="Times New Roman" w:cs="Times New Roman"/>
          <w:sz w:val="24"/>
          <w:szCs w:val="24"/>
        </w:rPr>
        <w:t xml:space="preserve"> </w:t>
      </w:r>
      <w:r w:rsidR="00E85830">
        <w:rPr>
          <w:rFonts w:ascii="Times New Roman" w:hAnsi="Times New Roman" w:cs="Times New Roman"/>
          <w:sz w:val="24"/>
          <w:szCs w:val="24"/>
        </w:rPr>
        <w:t>(pre</w:t>
      </w:r>
      <w:r w:rsidR="004D02A6">
        <w:rPr>
          <w:rFonts w:ascii="Times New Roman" w:hAnsi="Times New Roman" w:cs="Times New Roman"/>
          <w:sz w:val="24"/>
          <w:szCs w:val="24"/>
        </w:rPr>
        <w:t>-</w:t>
      </w:r>
      <w:r w:rsidR="0033624D" w:rsidRPr="00AC5C5E">
        <w:rPr>
          <w:rFonts w:ascii="Times New Roman" w:hAnsi="Times New Roman" w:cs="Times New Roman"/>
          <w:sz w:val="24"/>
          <w:szCs w:val="24"/>
        </w:rPr>
        <w:t>SMA</w:t>
      </w:r>
      <w:r w:rsidR="00E85830">
        <w:rPr>
          <w:rFonts w:ascii="Times New Roman" w:hAnsi="Times New Roman" w:cs="Times New Roman"/>
          <w:sz w:val="24"/>
          <w:szCs w:val="24"/>
        </w:rPr>
        <w:t>)</w:t>
      </w:r>
      <w:r w:rsidR="0033624D" w:rsidRPr="00AC5C5E">
        <w:rPr>
          <w:rFonts w:ascii="Times New Roman" w:hAnsi="Times New Roman" w:cs="Times New Roman"/>
          <w:sz w:val="24"/>
          <w:szCs w:val="24"/>
        </w:rPr>
        <w:t xml:space="preserve"> and </w:t>
      </w:r>
      <w:r w:rsidR="00E85830" w:rsidRPr="00E85830">
        <w:rPr>
          <w:rFonts w:ascii="Times New Roman" w:hAnsi="Times New Roman" w:cs="Times New Roman"/>
          <w:sz w:val="24"/>
          <w:szCs w:val="24"/>
        </w:rPr>
        <w:t xml:space="preserve">the intraparietal sulcus </w:t>
      </w:r>
      <w:r w:rsidR="004D02A6">
        <w:rPr>
          <w:rFonts w:ascii="Times New Roman" w:hAnsi="Times New Roman" w:cs="Times New Roman"/>
          <w:sz w:val="24"/>
          <w:szCs w:val="24"/>
        </w:rPr>
        <w:t>(</w:t>
      </w:r>
      <w:r w:rsidR="0033624D" w:rsidRPr="00AC5C5E">
        <w:rPr>
          <w:rFonts w:ascii="Times New Roman" w:hAnsi="Times New Roman" w:cs="Times New Roman"/>
          <w:sz w:val="24"/>
          <w:szCs w:val="24"/>
        </w:rPr>
        <w:t>IPS</w:t>
      </w:r>
      <w:r w:rsidR="0033624D">
        <w:rPr>
          <w:rFonts w:ascii="Times New Roman" w:hAnsi="Times New Roman" w:cs="Times New Roman"/>
          <w:sz w:val="24"/>
          <w:szCs w:val="24"/>
        </w:rPr>
        <w:t xml:space="preserve">). </w:t>
      </w:r>
      <w:r w:rsidR="00610D06">
        <w:rPr>
          <w:rFonts w:ascii="Times New Roman" w:hAnsi="Times New Roman" w:cs="Times New Roman"/>
          <w:sz w:val="24"/>
          <w:szCs w:val="24"/>
        </w:rPr>
        <w:t>This core network was</w:t>
      </w:r>
      <w:r w:rsidR="0033624D">
        <w:rPr>
          <w:rFonts w:ascii="Times New Roman" w:hAnsi="Times New Roman" w:cs="Times New Roman"/>
          <w:sz w:val="24"/>
          <w:szCs w:val="24"/>
        </w:rPr>
        <w:t xml:space="preserve"> identified by pooling various working memory tasks </w:t>
      </w:r>
      <w:r w:rsidR="0033624D" w:rsidRPr="00AC5C5E">
        <w:rPr>
          <w:rFonts w:ascii="Times New Roman" w:hAnsi="Times New Roman" w:cs="Times New Roman"/>
          <w:sz w:val="24"/>
          <w:szCs w:val="24"/>
        </w:rPr>
        <w:t>using quantitative coordinate-based meta-analysis over al</w:t>
      </w:r>
      <w:r w:rsidR="0033624D">
        <w:rPr>
          <w:rFonts w:ascii="Times New Roman" w:hAnsi="Times New Roman" w:cs="Times New Roman"/>
          <w:sz w:val="24"/>
          <w:szCs w:val="24"/>
        </w:rPr>
        <w:t>most 200 individual experiments</w:t>
      </w:r>
      <w:r w:rsidR="00071E68">
        <w:rPr>
          <w:rFonts w:ascii="Times New Roman" w:hAnsi="Times New Roman" w:cs="Times New Roman"/>
          <w:sz w:val="24"/>
          <w:szCs w:val="24"/>
        </w:rPr>
        <w:t xml:space="preserve"> </w:t>
      </w:r>
      <w:r w:rsidR="00071E68">
        <w:rPr>
          <w:rFonts w:ascii="Times New Roman" w:hAnsi="Times New Roman" w:cs="Times New Roman"/>
          <w:sz w:val="24"/>
          <w:szCs w:val="24"/>
        </w:rPr>
        <w:fldChar w:fldCharType="begin"/>
      </w:r>
      <w:r w:rsidR="00071E68">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071E68">
        <w:rPr>
          <w:rFonts w:ascii="Times New Roman" w:hAnsi="Times New Roman" w:cs="Times New Roman"/>
          <w:sz w:val="24"/>
          <w:szCs w:val="24"/>
        </w:rPr>
        <w:fldChar w:fldCharType="separate"/>
      </w:r>
      <w:r w:rsidR="00071E68">
        <w:rPr>
          <w:rFonts w:ascii="Times New Roman" w:hAnsi="Times New Roman" w:cs="Times New Roman"/>
          <w:noProof/>
          <w:sz w:val="24"/>
          <w:szCs w:val="24"/>
        </w:rPr>
        <w:t>(</w:t>
      </w:r>
      <w:hyperlink w:anchor="_ENREF_45" w:tooltip="Rottschy, 2012 #699" w:history="1">
        <w:r w:rsidR="00EE0723">
          <w:rPr>
            <w:rFonts w:ascii="Times New Roman" w:hAnsi="Times New Roman" w:cs="Times New Roman"/>
            <w:noProof/>
            <w:sz w:val="24"/>
            <w:szCs w:val="24"/>
          </w:rPr>
          <w:t>Rottschy et al., 2012</w:t>
        </w:r>
      </w:hyperlink>
      <w:r w:rsidR="00071E68">
        <w:rPr>
          <w:rFonts w:ascii="Times New Roman" w:hAnsi="Times New Roman" w:cs="Times New Roman"/>
          <w:noProof/>
          <w:sz w:val="24"/>
          <w:szCs w:val="24"/>
        </w:rPr>
        <w:t>)</w:t>
      </w:r>
      <w:r w:rsidR="00071E68">
        <w:rPr>
          <w:rFonts w:ascii="Times New Roman" w:hAnsi="Times New Roman" w:cs="Times New Roman"/>
          <w:sz w:val="24"/>
          <w:szCs w:val="24"/>
        </w:rPr>
        <w:fldChar w:fldCharType="end"/>
      </w:r>
      <w:r w:rsidR="0033624D">
        <w:rPr>
          <w:rFonts w:ascii="Times New Roman" w:hAnsi="Times New Roman" w:cs="Times New Roman"/>
          <w:sz w:val="24"/>
          <w:szCs w:val="24"/>
        </w:rPr>
        <w:t>.</w:t>
      </w:r>
      <w:r w:rsidR="007E7EDA" w:rsidRPr="007E7EDA">
        <w:rPr>
          <w:rFonts w:ascii="Times New Roman" w:hAnsi="Times New Roman" w:cs="Times New Roman"/>
          <w:sz w:val="24"/>
          <w:szCs w:val="24"/>
        </w:rPr>
        <w:t xml:space="preserve"> </w:t>
      </w:r>
      <w:r w:rsidR="0033624D">
        <w:rPr>
          <w:rFonts w:ascii="Times New Roman" w:hAnsi="Times New Roman" w:cs="Times New Roman"/>
          <w:sz w:val="24"/>
          <w:szCs w:val="24"/>
        </w:rPr>
        <w:t>T</w:t>
      </w:r>
      <w:r w:rsidR="007E7EDA" w:rsidRPr="007E7EDA">
        <w:rPr>
          <w:rFonts w:ascii="Times New Roman" w:hAnsi="Times New Roman" w:cs="Times New Roman"/>
          <w:sz w:val="24"/>
          <w:szCs w:val="24"/>
        </w:rPr>
        <w:t xml:space="preserve">he </w:t>
      </w:r>
      <w:r w:rsidR="004D091F" w:rsidRPr="007E7EDA">
        <w:rPr>
          <w:rFonts w:ascii="Times New Roman" w:hAnsi="Times New Roman" w:cs="Times New Roman"/>
          <w:sz w:val="24"/>
          <w:szCs w:val="24"/>
        </w:rPr>
        <w:t>author draws</w:t>
      </w:r>
      <w:r w:rsidR="007E7EDA" w:rsidRPr="007E7EDA">
        <w:rPr>
          <w:rFonts w:ascii="Times New Roman" w:hAnsi="Times New Roman" w:cs="Times New Roman"/>
          <w:sz w:val="24"/>
          <w:szCs w:val="24"/>
        </w:rPr>
        <w:t xml:space="preserve"> attention to a consistent and restricted "core network" emerged from conjunctions across </w:t>
      </w:r>
      <w:r w:rsidR="00A81036">
        <w:rPr>
          <w:rFonts w:ascii="Times New Roman" w:hAnsi="Times New Roman" w:cs="Times New Roman"/>
          <w:sz w:val="24"/>
          <w:szCs w:val="24"/>
        </w:rPr>
        <w:t xml:space="preserve">different types of </w:t>
      </w:r>
      <w:r w:rsidR="00071E68">
        <w:rPr>
          <w:rFonts w:ascii="Times New Roman" w:hAnsi="Times New Roman" w:cs="Times New Roman"/>
          <w:sz w:val="24"/>
          <w:szCs w:val="24"/>
        </w:rPr>
        <w:t>working memory</w:t>
      </w:r>
      <w:r w:rsidR="00A81036">
        <w:rPr>
          <w:rFonts w:ascii="Times New Roman" w:hAnsi="Times New Roman" w:cs="Times New Roman"/>
          <w:sz w:val="24"/>
          <w:szCs w:val="24"/>
        </w:rPr>
        <w:t xml:space="preserve"> studies</w:t>
      </w:r>
      <w:r w:rsidR="007E7EDA" w:rsidRPr="007E7EDA">
        <w:rPr>
          <w:rFonts w:ascii="Times New Roman" w:hAnsi="Times New Roman" w:cs="Times New Roman"/>
          <w:sz w:val="24"/>
          <w:szCs w:val="24"/>
        </w:rPr>
        <w:t xml:space="preserve">. </w:t>
      </w:r>
      <w:r w:rsidR="007E7EDA" w:rsidRPr="007E7EDA">
        <w:rPr>
          <w:rFonts w:ascii="Times New Roman" w:hAnsi="Times New Roman" w:cs="Times New Roman"/>
          <w:sz w:val="24"/>
          <w:szCs w:val="24"/>
        </w:rPr>
        <w:lastRenderedPageBreak/>
        <w:t xml:space="preserve">This distributed network was believed to be active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task ignoring the task </w:t>
      </w:r>
      <w:r w:rsidR="007118BC"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stimulus </w:t>
      </w:r>
      <w:r w:rsidR="004D091F"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and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load and may be act as a base part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w:t>
      </w:r>
      <w:r w:rsidR="0033624D">
        <w:rPr>
          <w:rFonts w:ascii="Times New Roman" w:hAnsi="Times New Roman" w:cs="Times New Roman"/>
          <w:sz w:val="24"/>
          <w:szCs w:val="24"/>
        </w:rPr>
        <w:t xml:space="preserve"> </w:t>
      </w:r>
      <w:r w:rsidR="00330EC3" w:rsidRPr="00330EC3">
        <w:rPr>
          <w:rFonts w:ascii="Times New Roman" w:hAnsi="Times New Roman" w:cs="Times New Roman"/>
          <w:sz w:val="24"/>
          <w:szCs w:val="24"/>
        </w:rPr>
        <w:t xml:space="preserve">By focusing on this core network, </w:t>
      </w:r>
      <w:r w:rsidR="00610D06">
        <w:rPr>
          <w:rFonts w:ascii="Times New Roman" w:hAnsi="Times New Roman" w:cs="Times New Roman"/>
          <w:sz w:val="24"/>
          <w:szCs w:val="24"/>
        </w:rPr>
        <w:t>w</w:t>
      </w:r>
      <w:r w:rsidRPr="00610D06">
        <w:rPr>
          <w:rFonts w:ascii="Times New Roman" w:hAnsi="Times New Roman" w:cs="Times New Roman"/>
          <w:sz w:val="24"/>
          <w:szCs w:val="24"/>
        </w:rPr>
        <w:t xml:space="preserve">e expected to detect functional connectivity impairments in resting state, which may be a potential trait marker of </w:t>
      </w:r>
      <w:r w:rsidR="00071E68" w:rsidRPr="00610D06">
        <w:rPr>
          <w:rFonts w:ascii="Times New Roman" w:hAnsi="Times New Roman" w:cs="Times New Roman"/>
          <w:sz w:val="24"/>
          <w:szCs w:val="24"/>
        </w:rPr>
        <w:t>working memory</w:t>
      </w:r>
      <w:r w:rsidRPr="00610D06">
        <w:rPr>
          <w:rFonts w:ascii="Times New Roman" w:hAnsi="Times New Roman" w:cs="Times New Roman"/>
          <w:sz w:val="24"/>
          <w:szCs w:val="24"/>
        </w:rPr>
        <w:t xml:space="preserve"> impairment in schizophrenia patients.</w:t>
      </w:r>
    </w:p>
    <w:p w14:paraId="342E9784" w14:textId="77777777" w:rsidR="004D02A6" w:rsidRDefault="0048131B" w:rsidP="0058721F">
      <w:pPr>
        <w:spacing w:line="480" w:lineRule="auto"/>
        <w:ind w:firstLine="420"/>
        <w:rPr>
          <w:rFonts w:ascii="Times New Roman" w:hAnsi="Times New Roman" w:cs="Times New Roman"/>
          <w:sz w:val="24"/>
          <w:szCs w:val="24"/>
        </w:rPr>
      </w:pPr>
      <w:commentRangeStart w:id="4"/>
      <w:r>
        <w:rPr>
          <w:rFonts w:ascii="Times New Roman" w:hAnsi="Times New Roman" w:cs="Times New Roman"/>
          <w:sz w:val="24"/>
          <w:szCs w:val="24"/>
        </w:rPr>
        <w:t xml:space="preserve">Most of </w:t>
      </w:r>
      <w:r w:rsidR="007140E7">
        <w:rPr>
          <w:rFonts w:ascii="Times New Roman" w:hAnsi="Times New Roman" w:cs="Times New Roman"/>
          <w:sz w:val="24"/>
          <w:szCs w:val="24"/>
        </w:rPr>
        <w:t xml:space="preserve">the </w:t>
      </w:r>
      <w:r>
        <w:rPr>
          <w:rFonts w:ascii="Times New Roman" w:hAnsi="Times New Roman" w:cs="Times New Roman"/>
          <w:sz w:val="24"/>
          <w:szCs w:val="24"/>
        </w:rPr>
        <w:t xml:space="preserve">existing studies are limited by small sample sizes. </w:t>
      </w:r>
      <w:r w:rsidR="007A4149" w:rsidRPr="007E7EDA">
        <w:rPr>
          <w:rFonts w:ascii="Times New Roman" w:hAnsi="Times New Roman" w:cs="Times New Roman" w:hint="eastAsia"/>
          <w:sz w:val="24"/>
          <w:szCs w:val="24"/>
        </w:rPr>
        <w:t>To make our study powerful and reliable, we collect a large cohort of patients from</w:t>
      </w:r>
      <w:r w:rsidR="007A4149">
        <w:rPr>
          <w:rFonts w:ascii="Times New Roman" w:hAnsi="Times New Roman" w:cs="Times New Roman" w:hint="eastAsia"/>
          <w:sz w:val="24"/>
          <w:szCs w:val="24"/>
        </w:rPr>
        <w:t xml:space="preserve"> s</w:t>
      </w:r>
      <w:r w:rsidR="00EA1880">
        <w:rPr>
          <w:rFonts w:ascii="Times New Roman" w:hAnsi="Times New Roman" w:cs="Times New Roman"/>
          <w:sz w:val="24"/>
          <w:szCs w:val="24"/>
        </w:rPr>
        <w:t>ix</w:t>
      </w:r>
      <w:r w:rsidR="007A4149">
        <w:rPr>
          <w:rFonts w:ascii="Times New Roman" w:hAnsi="Times New Roman" w:cs="Times New Roman" w:hint="eastAsia"/>
          <w:sz w:val="24"/>
          <w:szCs w:val="24"/>
        </w:rPr>
        <w:t xml:space="preserve"> hospitals across China.</w:t>
      </w:r>
      <w:r>
        <w:rPr>
          <w:rFonts w:ascii="Times New Roman" w:hAnsi="Times New Roman" w:cs="Times New Roman"/>
          <w:sz w:val="24"/>
          <w:szCs w:val="24"/>
        </w:rPr>
        <w:t xml:space="preserve"> </w:t>
      </w:r>
      <w:r w:rsidR="007140E7">
        <w:rPr>
          <w:rFonts w:ascii="Times New Roman" w:hAnsi="Times New Roman" w:cs="Times New Roman"/>
          <w:sz w:val="24"/>
          <w:szCs w:val="24"/>
        </w:rPr>
        <w:t xml:space="preserve">We applied a meta-analysis based strategy to pool results from singe site and finally obtained statistical generable results. </w:t>
      </w:r>
      <w:commentRangeEnd w:id="4"/>
      <w:r w:rsidR="00046E6A">
        <w:rPr>
          <w:rStyle w:val="ab"/>
        </w:rPr>
        <w:commentReference w:id="4"/>
      </w:r>
    </w:p>
    <w:p w14:paraId="7A776137" w14:textId="77777777"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t>Materials and Methods</w:t>
      </w:r>
    </w:p>
    <w:p w14:paraId="50D97902" w14:textId="77777777" w:rsidR="005D7234" w:rsidRPr="004129D8" w:rsidRDefault="005D7234" w:rsidP="00984A5F">
      <w:pPr>
        <w:spacing w:line="480" w:lineRule="auto"/>
        <w:rPr>
          <w:rFonts w:ascii="Times New Roman" w:hAnsi="Times New Roman" w:cs="Times New Roman"/>
          <w:i/>
          <w:sz w:val="24"/>
          <w:szCs w:val="24"/>
        </w:rPr>
      </w:pPr>
      <w:r w:rsidRPr="004129D8">
        <w:rPr>
          <w:rFonts w:ascii="Times New Roman" w:hAnsi="Times New Roman" w:cs="Times New Roman"/>
          <w:i/>
          <w:sz w:val="24"/>
          <w:szCs w:val="24"/>
        </w:rPr>
        <w:t>Subjects</w:t>
      </w:r>
    </w:p>
    <w:p w14:paraId="42042FA6" w14:textId="3E2FE3BB"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The resting state fMRI data presented here </w:t>
      </w:r>
      <w:del w:id="5" w:author="Yue" w:date="2016-08-09T16:46:00Z">
        <w:r w:rsidRPr="005D7234" w:rsidDel="00867A00">
          <w:rPr>
            <w:rFonts w:ascii="Times New Roman" w:hAnsi="Times New Roman" w:cs="Times New Roman"/>
            <w:sz w:val="24"/>
            <w:szCs w:val="24"/>
          </w:rPr>
          <w:delText xml:space="preserve">was </w:delText>
        </w:r>
      </w:del>
      <w:ins w:id="6" w:author="Yue" w:date="2016-08-09T16:46:00Z">
        <w:r w:rsidR="00867A00">
          <w:rPr>
            <w:rFonts w:ascii="Times New Roman" w:hAnsi="Times New Roman" w:cs="Times New Roman"/>
            <w:sz w:val="24"/>
            <w:szCs w:val="24"/>
          </w:rPr>
          <w:t>were</w:t>
        </w:r>
        <w:r w:rsidR="00867A00"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collected from six hospitals in China that participated in the Brainnetome Project for Schizophrenia. The six hospitals are Peking University Sixth Hospital (PKUH6)</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Beijing Huilongguan Hospital (HLG)</w:t>
      </w:r>
      <w:r w:rsidR="007A1006">
        <w:rPr>
          <w:rFonts w:ascii="Times New Roman" w:hAnsi="Times New Roman" w:cs="Times New Roman"/>
          <w:sz w:val="24"/>
          <w:szCs w:val="24"/>
        </w:rPr>
        <w:t xml:space="preserve">, </w:t>
      </w:r>
      <w:r w:rsidRPr="005D7234">
        <w:rPr>
          <w:rFonts w:ascii="Times New Roman" w:hAnsi="Times New Roman" w:cs="Times New Roman"/>
          <w:sz w:val="24"/>
          <w:szCs w:val="24"/>
        </w:rPr>
        <w:t>Xijing Hospital (XJ</w:t>
      </w:r>
      <w:r w:rsidR="00E204DD">
        <w:rPr>
          <w:rFonts w:ascii="Times New Roman" w:hAnsi="Times New Roman" w:cs="Times New Roman"/>
          <w:sz w:val="24"/>
          <w:szCs w:val="24"/>
        </w:rPr>
        <w:t xml:space="preserve">), Henan Mental Hospital (HM), </w:t>
      </w:r>
      <w:r w:rsidRPr="005D7234">
        <w:rPr>
          <w:rFonts w:ascii="Times New Roman" w:hAnsi="Times New Roman" w:cs="Times New Roman"/>
          <w:sz w:val="24"/>
          <w:szCs w:val="24"/>
        </w:rPr>
        <w:t>Renmin Hospital of Wuhan University (RWU)</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and Zhumadian Psychiatric Hospital (ZMD). Henan Mental Hospital provided </w:t>
      </w:r>
      <w:r w:rsidR="00BF76CE">
        <w:rPr>
          <w:rFonts w:ascii="Times New Roman" w:hAnsi="Times New Roman" w:cs="Times New Roman"/>
          <w:sz w:val="24"/>
          <w:szCs w:val="24"/>
        </w:rPr>
        <w:t xml:space="preserve">images from </w:t>
      </w:r>
      <w:r w:rsidRPr="005D7234">
        <w:rPr>
          <w:rFonts w:ascii="Times New Roman" w:hAnsi="Times New Roman" w:cs="Times New Roman"/>
          <w:sz w:val="24"/>
          <w:szCs w:val="24"/>
        </w:rPr>
        <w:t>two distinct MRI scanners: Siemens (HMS) and General Electric (HMG)</w:t>
      </w:r>
      <w:r w:rsidR="0049652F">
        <w:rPr>
          <w:rFonts w:ascii="Times New Roman" w:hAnsi="Times New Roman" w:cs="Times New Roman"/>
          <w:sz w:val="24"/>
          <w:szCs w:val="24"/>
        </w:rPr>
        <w:t>.</w:t>
      </w:r>
      <w:r w:rsidRPr="005D7234">
        <w:rPr>
          <w:rFonts w:ascii="Times New Roman" w:hAnsi="Times New Roman" w:cs="Times New Roman"/>
          <w:sz w:val="24"/>
          <w:szCs w:val="24"/>
        </w:rPr>
        <w:t xml:space="preserve"> </w:t>
      </w:r>
      <w:moveFromRangeStart w:id="7" w:author="Yue" w:date="2016-08-09T16:49:00Z" w:name="move458524694"/>
      <w:moveFrom w:id="8" w:author="Yue" w:date="2016-08-09T16:49:00Z">
        <w:r w:rsidRPr="005D7234" w:rsidDel="00F3287A">
          <w:rPr>
            <w:rFonts w:ascii="Times New Roman" w:hAnsi="Times New Roman" w:cs="Times New Roman"/>
            <w:sz w:val="24"/>
            <w:szCs w:val="24"/>
          </w:rPr>
          <w:t xml:space="preserve">Patients and controls </w:t>
        </w:r>
        <w:r w:rsidR="0002027A" w:rsidDel="00F3287A">
          <w:rPr>
            <w:rFonts w:ascii="Times New Roman" w:hAnsi="Times New Roman" w:cs="Times New Roman"/>
            <w:sz w:val="24"/>
            <w:szCs w:val="24"/>
          </w:rPr>
          <w:t>were</w:t>
        </w:r>
        <w:r w:rsidRPr="005D7234" w:rsidDel="00F3287A">
          <w:rPr>
            <w:rFonts w:ascii="Times New Roman" w:hAnsi="Times New Roman" w:cs="Times New Roman"/>
            <w:sz w:val="24"/>
            <w:szCs w:val="24"/>
          </w:rPr>
          <w:t xml:space="preserve"> matched for age, sex within each site. </w:t>
        </w:r>
        <w:r w:rsidR="006D22B3" w:rsidDel="00F3287A">
          <w:rPr>
            <w:rFonts w:ascii="Times New Roman" w:hAnsi="Times New Roman" w:cs="Times New Roman"/>
            <w:sz w:val="24"/>
            <w:szCs w:val="24"/>
          </w:rPr>
          <w:t>All the subjects are right</w:t>
        </w:r>
        <w:r w:rsidR="006D22B3" w:rsidDel="00F3287A">
          <w:rPr>
            <w:rFonts w:ascii="Times New Roman" w:hAnsi="Times New Roman" w:cs="Times New Roman" w:hint="eastAsia"/>
            <w:sz w:val="24"/>
            <w:szCs w:val="24"/>
          </w:rPr>
          <w:t>-</w:t>
        </w:r>
        <w:r w:rsidR="006D22B3" w:rsidDel="00F3287A">
          <w:rPr>
            <w:rFonts w:ascii="Times New Roman" w:hAnsi="Times New Roman" w:cs="Times New Roman"/>
            <w:sz w:val="24"/>
            <w:szCs w:val="24"/>
          </w:rPr>
          <w:t xml:space="preserve">handed Han Chinese people. </w:t>
        </w:r>
      </w:moveFrom>
      <w:moveFromRangeEnd w:id="7"/>
      <w:r w:rsidRPr="005D7234">
        <w:rPr>
          <w:rFonts w:ascii="Times New Roman" w:hAnsi="Times New Roman" w:cs="Times New Roman"/>
          <w:sz w:val="24"/>
          <w:szCs w:val="24"/>
        </w:rPr>
        <w:t>The local ethical review board approved the study at each center. All the participants provided written informed consent.</w:t>
      </w:r>
    </w:p>
    <w:p w14:paraId="35A4B8B0" w14:textId="2318DF3F"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All </w:t>
      </w:r>
      <w:r w:rsidR="0049652F">
        <w:rPr>
          <w:rFonts w:ascii="Times New Roman" w:hAnsi="Times New Roman" w:cs="Times New Roman"/>
          <w:sz w:val="24"/>
          <w:szCs w:val="24"/>
        </w:rPr>
        <w:t xml:space="preserve">schizophrenia </w:t>
      </w:r>
      <w:r w:rsidRPr="005D7234">
        <w:rPr>
          <w:rFonts w:ascii="Times New Roman" w:hAnsi="Times New Roman" w:cs="Times New Roman"/>
          <w:sz w:val="24"/>
          <w:szCs w:val="24"/>
        </w:rPr>
        <w:t xml:space="preserve">patients </w:t>
      </w:r>
      <w:r w:rsidR="0049652F">
        <w:rPr>
          <w:rFonts w:ascii="Times New Roman" w:hAnsi="Times New Roman" w:cs="Times New Roman"/>
          <w:sz w:val="24"/>
          <w:szCs w:val="24"/>
        </w:rPr>
        <w:t>(SZ</w:t>
      </w:r>
      <w:ins w:id="9" w:author="Yue" w:date="2016-08-10T08:59:00Z">
        <w:r w:rsidR="004B504C">
          <w:rPr>
            <w:rFonts w:ascii="Times New Roman" w:hAnsi="Times New Roman" w:cs="Times New Roman"/>
            <w:sz w:val="24"/>
            <w:szCs w:val="24"/>
          </w:rPr>
          <w:t>s</w:t>
        </w:r>
      </w:ins>
      <w:r w:rsidR="0049652F">
        <w:rPr>
          <w:rFonts w:ascii="Times New Roman" w:hAnsi="Times New Roman" w:cs="Times New Roman"/>
          <w:sz w:val="24"/>
          <w:szCs w:val="24"/>
        </w:rPr>
        <w:t xml:space="preserve">) </w:t>
      </w:r>
      <w:r w:rsidRPr="005D7234">
        <w:rPr>
          <w:rFonts w:ascii="Times New Roman" w:hAnsi="Times New Roman" w:cs="Times New Roman"/>
          <w:sz w:val="24"/>
          <w:szCs w:val="24"/>
        </w:rPr>
        <w:t xml:space="preserve">had a diagnosis of schizophrenia confirmed by </w:t>
      </w:r>
      <w:r w:rsidRPr="005D7234">
        <w:rPr>
          <w:rFonts w:ascii="Times New Roman" w:hAnsi="Times New Roman" w:cs="Times New Roman"/>
          <w:sz w:val="24"/>
          <w:szCs w:val="24"/>
        </w:rPr>
        <w:lastRenderedPageBreak/>
        <w:t xml:space="preserve">trained psychiatrists using the Structured Clinical Interview for </w:t>
      </w:r>
      <w:r w:rsidR="00F02710" w:rsidRPr="00F02710">
        <w:rPr>
          <w:rFonts w:ascii="Times New Roman" w:hAnsi="Times New Roman" w:cs="Times New Roman"/>
          <w:sz w:val="24"/>
          <w:szCs w:val="24"/>
        </w:rPr>
        <w:t>DSM-IV-TR Axis I Disorders</w:t>
      </w:r>
      <w:r w:rsidR="00F02710">
        <w:rPr>
          <w:rFonts w:ascii="Times New Roman" w:hAnsi="Times New Roman" w:cs="Times New Roman"/>
          <w:sz w:val="24"/>
          <w:szCs w:val="24"/>
        </w:rPr>
        <w:t xml:space="preserve"> (SCID-I/P)</w:t>
      </w:r>
      <w:r w:rsidR="00724B10">
        <w:rPr>
          <w:rFonts w:ascii="Times New Roman" w:hAnsi="Times New Roman" w:cs="Times New Roman"/>
          <w:sz w:val="24"/>
          <w:szCs w:val="24"/>
        </w:rPr>
        <w:t xml:space="preserve"> </w:t>
      </w:r>
      <w:r w:rsidR="0032689E">
        <w:rPr>
          <w:rFonts w:ascii="Times New Roman" w:hAnsi="Times New Roman" w:cs="Times New Roman"/>
          <w:sz w:val="24"/>
          <w:szCs w:val="24"/>
        </w:rPr>
        <w:fldChar w:fldCharType="begin"/>
      </w:r>
      <w:r w:rsidR="0032689E">
        <w:rPr>
          <w:rFonts w:ascii="Times New Roman" w:hAnsi="Times New Roman" w:cs="Times New Roman"/>
          <w:sz w:val="24"/>
          <w:szCs w:val="24"/>
        </w:rPr>
        <w:instrText xml:space="preserve"> ADDIN EN.CITE &lt;EndNote&gt;&lt;Cite&gt;&lt;Author&gt;First&lt;/Author&gt;&lt;Year&gt;2005&lt;/Year&gt;&lt;RecNum&gt;2231&lt;/RecNum&gt;&lt;DisplayText&gt;(First, 2005)&lt;/DisplayText&gt;&lt;record&gt;&lt;rec-number&gt;2231&lt;/rec-number&gt;&lt;foreign-keys&gt;&lt;key app="EN" db-id="fsr00z95b0t2ppep50iv5avqt2zf2dr9prxw" timestamp="1468394695"&gt;2231&lt;/key&gt;&lt;/foreign-keys&gt;&lt;ref-type name="Book"&gt;6&lt;/ref-type&gt;&lt;contributors&gt;&lt;authors&gt;&lt;author&gt;First, Michael B&lt;/author&gt;&lt;/authors&gt;&lt;/contributors&gt;&lt;titles&gt;&lt;title&gt;Structured clinical interview for DSM-IV-TR Axis I disorders: Patient edition&lt;/title&gt;&lt;/titles&gt;&lt;dates&gt;&lt;year&gt;2005&lt;/year&gt;&lt;/dates&gt;&lt;publisher&gt;Biometrics Research Department, Columbia University&lt;/publisher&gt;&lt;urls&gt;&lt;/urls&gt;&lt;/record&gt;&lt;/Cite&gt;&lt;/EndNote&gt;</w:instrText>
      </w:r>
      <w:r w:rsidR="0032689E">
        <w:rPr>
          <w:rFonts w:ascii="Times New Roman" w:hAnsi="Times New Roman" w:cs="Times New Roman"/>
          <w:sz w:val="24"/>
          <w:szCs w:val="24"/>
        </w:rPr>
        <w:fldChar w:fldCharType="separate"/>
      </w:r>
      <w:r w:rsidR="0032689E">
        <w:rPr>
          <w:rFonts w:ascii="Times New Roman" w:hAnsi="Times New Roman" w:cs="Times New Roman"/>
          <w:noProof/>
          <w:sz w:val="24"/>
          <w:szCs w:val="24"/>
        </w:rPr>
        <w:t>(</w:t>
      </w:r>
      <w:hyperlink w:anchor="_ENREF_17" w:tooltip="First, 2005 #2231" w:history="1">
        <w:r w:rsidR="00EE0723">
          <w:rPr>
            <w:rFonts w:ascii="Times New Roman" w:hAnsi="Times New Roman" w:cs="Times New Roman"/>
            <w:noProof/>
            <w:sz w:val="24"/>
            <w:szCs w:val="24"/>
          </w:rPr>
          <w:t>First, 2005</w:t>
        </w:r>
      </w:hyperlink>
      <w:r w:rsidR="0032689E">
        <w:rPr>
          <w:rFonts w:ascii="Times New Roman" w:hAnsi="Times New Roman" w:cs="Times New Roman"/>
          <w:noProof/>
          <w:sz w:val="24"/>
          <w:szCs w:val="24"/>
        </w:rPr>
        <w:t>)</w:t>
      </w:r>
      <w:r w:rsidR="0032689E">
        <w:rPr>
          <w:rFonts w:ascii="Times New Roman" w:hAnsi="Times New Roman" w:cs="Times New Roman"/>
          <w:sz w:val="24"/>
          <w:szCs w:val="24"/>
        </w:rPr>
        <w:fldChar w:fldCharType="end"/>
      </w:r>
      <w:r w:rsidRPr="005D7234">
        <w:rPr>
          <w:rFonts w:ascii="Times New Roman" w:hAnsi="Times New Roman" w:cs="Times New Roman"/>
          <w:sz w:val="24"/>
          <w:szCs w:val="24"/>
        </w:rPr>
        <w:t>. Exclusion criteria were a current neurologic disorder, a history of serious medical illness, substance dependence, pregnancy, electroconvulsive therapy within the last six months, o</w:t>
      </w:r>
      <w:r>
        <w:rPr>
          <w:rFonts w:ascii="Times New Roman" w:hAnsi="Times New Roman" w:cs="Times New Roman"/>
          <w:sz w:val="24"/>
          <w:szCs w:val="24"/>
        </w:rPr>
        <w:t>r a diagnosis of any other Axis</w:t>
      </w:r>
      <w:r w:rsidR="00F02710">
        <w:rPr>
          <w:rFonts w:ascii="Times New Roman" w:hAnsi="Times New Roman" w:cs="Times New Roman"/>
          <w:sz w:val="24"/>
          <w:szCs w:val="24"/>
        </w:rPr>
        <w:t xml:space="preserve"> </w:t>
      </w:r>
      <w:r w:rsidRPr="005D7234">
        <w:rPr>
          <w:rFonts w:ascii="Times New Roman" w:hAnsi="Times New Roman" w:cs="Times New Roman"/>
          <w:sz w:val="24"/>
          <w:szCs w:val="24"/>
        </w:rPr>
        <w:t>I disorder. The Positive and Negative Syndrome Scale (PANSS) was used to assess positive, negative, and general psychopathology symptoms in the patients</w:t>
      </w:r>
      <w:r w:rsidR="00390928">
        <w:rPr>
          <w:rFonts w:ascii="Times New Roman" w:hAnsi="Times New Roman" w:cs="Times New Roman"/>
          <w:sz w:val="24"/>
          <w:szCs w:val="24"/>
        </w:rPr>
        <w:t xml:space="preserve"> </w:t>
      </w:r>
      <w:r w:rsidR="00390928">
        <w:rPr>
          <w:rFonts w:ascii="Times New Roman" w:hAnsi="Times New Roman" w:cs="Times New Roman"/>
          <w:sz w:val="24"/>
          <w:szCs w:val="24"/>
        </w:rPr>
        <w:fldChar w:fldCharType="begin"/>
      </w:r>
      <w:r w:rsidR="00390928">
        <w:rPr>
          <w:rFonts w:ascii="Times New Roman" w:hAnsi="Times New Roman" w:cs="Times New Roman"/>
          <w:sz w:val="24"/>
          <w:szCs w:val="24"/>
        </w:rPr>
        <w:instrText xml:space="preserve"> ADDIN EN.CITE &lt;EndNote&gt;&lt;Cite&gt;&lt;Author&gt;Kay&lt;/Author&gt;&lt;Year&gt;1987&lt;/Year&gt;&lt;RecNum&gt;2236&lt;/RecNum&gt;&lt;DisplayText&gt;(Kay et al., 1987)&lt;/DisplayText&gt;&lt;record&gt;&lt;rec-number&gt;2236&lt;/rec-number&gt;&lt;foreign-keys&gt;&lt;key app="EN" db-id="fsr00z95b0t2ppep50iv5avqt2zf2dr9prxw" timestamp="1468395649"&gt;2236&lt;/key&gt;&lt;/foreign-keys&gt;&lt;ref-type name="Journal Article"&gt;17&lt;/ref-type&gt;&lt;contributors&gt;&lt;authors&gt;&lt;author&gt;Kay, S. R.&lt;/author&gt;&lt;author&gt;Fiszbein, A.&lt;/author&gt;&lt;author&gt;Opler, L. A.&lt;/author&gt;&lt;/authors&gt;&lt;/contributors&gt;&lt;auth-address&gt;Montefiore Med Ctr,Albert Einstein Coll Med,Dept Psychiat,Bronx,Ny 10467&lt;/auth-address&gt;&lt;titles&gt;&lt;title&gt;The positive and negative syndrome scale (PANSS) for schizophrenia&lt;/title&gt;&lt;secondary-title&gt;Schizophr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261-76&lt;/pages&gt;&lt;volume&gt;13&lt;/volume&gt;&lt;number&gt;2&lt;/number&gt;&lt;keywords&gt;&lt;keyword&gt;Adult&lt;/keyword&gt;&lt;keyword&gt;Aged&lt;/keyword&gt;&lt;keyword&gt;Female&lt;/keyword&gt;&lt;keyword&gt;Humans&lt;/keyword&gt;&lt;keyword&gt;Male&lt;/keyword&gt;&lt;keyword&gt;Middle Aged&lt;/keyword&gt;&lt;keyword&gt;*Psychiatric Status Rating Scales&lt;/keyword&gt;&lt;keyword&gt;Psychometrics&lt;/keyword&gt;&lt;keyword&gt;Schizophrenia/*diagnosis&lt;/keyword&gt;&lt;keyword&gt;Schizophrenic Psychology&lt;/keyword&gt;&lt;/keywords&gt;&lt;dates&gt;&lt;year&gt;1987&lt;/year&gt;&lt;/dates&gt;&lt;isbn&gt;0586-7614 (Print)&amp;#xD;0586-7614 (Linking)&lt;/isbn&gt;&lt;accession-num&gt;3616518&lt;/accession-num&gt;&lt;urls&gt;&lt;related-urls&gt;&lt;url&gt;http://www.ncbi.nlm.nih.gov/pubmed/3616518&lt;/url&gt;&lt;/related-urls&gt;&lt;/urls&gt;&lt;language&gt;English&lt;/language&gt;&lt;/record&gt;&lt;/Cite&gt;&lt;/EndNote&gt;</w:instrText>
      </w:r>
      <w:r w:rsidR="00390928">
        <w:rPr>
          <w:rFonts w:ascii="Times New Roman" w:hAnsi="Times New Roman" w:cs="Times New Roman"/>
          <w:sz w:val="24"/>
          <w:szCs w:val="24"/>
        </w:rPr>
        <w:fldChar w:fldCharType="separate"/>
      </w:r>
      <w:r w:rsidR="00390928">
        <w:rPr>
          <w:rFonts w:ascii="Times New Roman" w:hAnsi="Times New Roman" w:cs="Times New Roman"/>
          <w:noProof/>
          <w:sz w:val="24"/>
          <w:szCs w:val="24"/>
        </w:rPr>
        <w:t>(</w:t>
      </w:r>
      <w:hyperlink w:anchor="_ENREF_29" w:tooltip="Kay, 1987 #2236" w:history="1">
        <w:r w:rsidR="00EE0723">
          <w:rPr>
            <w:rFonts w:ascii="Times New Roman" w:hAnsi="Times New Roman" w:cs="Times New Roman"/>
            <w:noProof/>
            <w:sz w:val="24"/>
            <w:szCs w:val="24"/>
          </w:rPr>
          <w:t>Kay et al., 1987</w:t>
        </w:r>
      </w:hyperlink>
      <w:r w:rsidR="00390928">
        <w:rPr>
          <w:rFonts w:ascii="Times New Roman" w:hAnsi="Times New Roman" w:cs="Times New Roman"/>
          <w:noProof/>
          <w:sz w:val="24"/>
          <w:szCs w:val="24"/>
        </w:rPr>
        <w:t>)</w:t>
      </w:r>
      <w:r w:rsidR="00390928">
        <w:rPr>
          <w:rFonts w:ascii="Times New Roman" w:hAnsi="Times New Roman" w:cs="Times New Roman"/>
          <w:sz w:val="24"/>
          <w:szCs w:val="24"/>
        </w:rPr>
        <w:fldChar w:fldCharType="end"/>
      </w:r>
      <w:r w:rsidRPr="005D7234">
        <w:rPr>
          <w:rFonts w:ascii="Times New Roman" w:hAnsi="Times New Roman" w:cs="Times New Roman"/>
          <w:sz w:val="24"/>
          <w:szCs w:val="24"/>
        </w:rPr>
        <w:t>. The healthy co</w:t>
      </w:r>
      <w:r>
        <w:rPr>
          <w:rFonts w:ascii="Times New Roman" w:hAnsi="Times New Roman" w:cs="Times New Roman"/>
          <w:sz w:val="24"/>
          <w:szCs w:val="24"/>
        </w:rPr>
        <w:t>ntrols</w:t>
      </w:r>
      <w:r w:rsidR="0049652F">
        <w:rPr>
          <w:rFonts w:ascii="Times New Roman" w:hAnsi="Times New Roman" w:cs="Times New Roman"/>
          <w:sz w:val="24"/>
          <w:szCs w:val="24"/>
        </w:rPr>
        <w:t xml:space="preserve"> (HC</w:t>
      </w:r>
      <w:ins w:id="10" w:author="Yue" w:date="2016-08-10T08:59:00Z">
        <w:r w:rsidR="004B504C">
          <w:rPr>
            <w:rFonts w:ascii="Times New Roman" w:hAnsi="Times New Roman" w:cs="Times New Roman"/>
            <w:sz w:val="24"/>
            <w:szCs w:val="24"/>
          </w:rPr>
          <w:t>s</w:t>
        </w:r>
      </w:ins>
      <w:r w:rsidR="0049652F">
        <w:rPr>
          <w:rFonts w:ascii="Times New Roman" w:hAnsi="Times New Roman" w:cs="Times New Roman"/>
          <w:sz w:val="24"/>
          <w:szCs w:val="24"/>
        </w:rPr>
        <w:t>)</w:t>
      </w:r>
      <w:r w:rsidR="00F02710">
        <w:rPr>
          <w:rFonts w:ascii="Times New Roman" w:hAnsi="Times New Roman" w:cs="Times New Roman"/>
          <w:sz w:val="24"/>
          <w:szCs w:val="24"/>
        </w:rPr>
        <w:t xml:space="preserve">, who had no current axis </w:t>
      </w:r>
      <w:r w:rsidRPr="005D7234">
        <w:rPr>
          <w:rFonts w:ascii="Times New Roman" w:hAnsi="Times New Roman" w:cs="Times New Roman"/>
          <w:sz w:val="24"/>
          <w:szCs w:val="24"/>
        </w:rPr>
        <w:t xml:space="preserve">I psychiatric disorders, were recruited from the local community near each center through advertisements. None of the HCs had any personal history of psychotic illness and any family history of psychosis in their first, second, or third degree relatives. All the participants were Han Chinese in origin, right-handed, and had no contraindications to MRI scanning. After extensive quality checking of the brain imaging data, </w:t>
      </w:r>
      <w:r w:rsidR="00E2422F" w:rsidRPr="00E2422F">
        <w:rPr>
          <w:rFonts w:ascii="Times New Roman" w:hAnsi="Times New Roman" w:cs="Times New Roman"/>
          <w:sz w:val="24"/>
          <w:szCs w:val="24"/>
        </w:rPr>
        <w:t>446</w:t>
      </w:r>
      <w:r w:rsidRPr="005D7234">
        <w:rPr>
          <w:rFonts w:ascii="Times New Roman" w:hAnsi="Times New Roman" w:cs="Times New Roman"/>
          <w:sz w:val="24"/>
          <w:szCs w:val="24"/>
        </w:rPr>
        <w:t xml:space="preserve"> </w:t>
      </w:r>
      <w:r w:rsidR="005325AE">
        <w:rPr>
          <w:rFonts w:ascii="Times New Roman" w:hAnsi="Times New Roman" w:cs="Times New Roman"/>
          <w:sz w:val="24"/>
          <w:szCs w:val="24"/>
        </w:rPr>
        <w:t>SZs</w:t>
      </w:r>
      <w:r w:rsidRPr="005D7234">
        <w:rPr>
          <w:rFonts w:ascii="Times New Roman" w:hAnsi="Times New Roman" w:cs="Times New Roman"/>
          <w:sz w:val="24"/>
          <w:szCs w:val="24"/>
        </w:rPr>
        <w:t xml:space="preserve"> and </w:t>
      </w:r>
      <w:r w:rsidR="00E2422F" w:rsidRPr="00E2422F">
        <w:rPr>
          <w:rFonts w:ascii="Times New Roman" w:hAnsi="Times New Roman" w:cs="Times New Roman"/>
          <w:sz w:val="24"/>
          <w:szCs w:val="24"/>
        </w:rPr>
        <w:t>451</w:t>
      </w:r>
      <w:r w:rsidRPr="005D7234">
        <w:rPr>
          <w:rFonts w:ascii="Times New Roman" w:hAnsi="Times New Roman" w:cs="Times New Roman"/>
          <w:sz w:val="24"/>
          <w:szCs w:val="24"/>
        </w:rPr>
        <w:t xml:space="preserve"> HCs were included in the analysis.</w:t>
      </w:r>
      <w:ins w:id="11" w:author="Yue" w:date="2016-08-09T16:49:00Z">
        <w:r w:rsidR="00F3287A">
          <w:rPr>
            <w:rFonts w:ascii="Times New Roman" w:hAnsi="Times New Roman" w:cs="Times New Roman"/>
            <w:sz w:val="24"/>
            <w:szCs w:val="24"/>
          </w:rPr>
          <w:t xml:space="preserve"> </w:t>
        </w:r>
      </w:ins>
      <w:moveToRangeStart w:id="12" w:author="Yue" w:date="2016-08-09T16:49:00Z" w:name="move458524694"/>
      <w:moveTo w:id="13" w:author="Yue" w:date="2016-08-09T16:49:00Z">
        <w:r w:rsidR="00F3287A" w:rsidRPr="005D7234">
          <w:rPr>
            <w:rFonts w:ascii="Times New Roman" w:hAnsi="Times New Roman" w:cs="Times New Roman"/>
            <w:sz w:val="24"/>
            <w:szCs w:val="24"/>
          </w:rPr>
          <w:t xml:space="preserve">Patients and controls </w:t>
        </w:r>
        <w:r w:rsidR="00F3287A">
          <w:rPr>
            <w:rFonts w:ascii="Times New Roman" w:hAnsi="Times New Roman" w:cs="Times New Roman"/>
            <w:sz w:val="24"/>
            <w:szCs w:val="24"/>
          </w:rPr>
          <w:t>were</w:t>
        </w:r>
        <w:r w:rsidR="00F3287A" w:rsidRPr="005D7234">
          <w:rPr>
            <w:rFonts w:ascii="Times New Roman" w:hAnsi="Times New Roman" w:cs="Times New Roman"/>
            <w:sz w:val="24"/>
            <w:szCs w:val="24"/>
          </w:rPr>
          <w:t xml:space="preserve"> matched for age</w:t>
        </w:r>
      </w:moveTo>
      <w:ins w:id="14" w:author="Yue" w:date="2016-08-10T09:00:00Z">
        <w:r w:rsidR="004B504C">
          <w:rPr>
            <w:rFonts w:ascii="Times New Roman" w:hAnsi="Times New Roman" w:cs="Times New Roman"/>
            <w:sz w:val="24"/>
            <w:szCs w:val="24"/>
          </w:rPr>
          <w:t xml:space="preserve"> and</w:t>
        </w:r>
      </w:ins>
      <w:moveTo w:id="15" w:author="Yue" w:date="2016-08-09T16:49:00Z">
        <w:del w:id="16" w:author="Yue" w:date="2016-08-10T08:59:00Z">
          <w:r w:rsidR="00F3287A" w:rsidRPr="005D7234" w:rsidDel="004B504C">
            <w:rPr>
              <w:rFonts w:ascii="Times New Roman" w:hAnsi="Times New Roman" w:cs="Times New Roman"/>
              <w:sz w:val="24"/>
              <w:szCs w:val="24"/>
            </w:rPr>
            <w:delText>,</w:delText>
          </w:r>
        </w:del>
        <w:r w:rsidR="00F3287A" w:rsidRPr="005D7234">
          <w:rPr>
            <w:rFonts w:ascii="Times New Roman" w:hAnsi="Times New Roman" w:cs="Times New Roman"/>
            <w:sz w:val="24"/>
            <w:szCs w:val="24"/>
          </w:rPr>
          <w:t xml:space="preserve"> sex </w:t>
        </w:r>
        <w:del w:id="17" w:author="Yue" w:date="2016-08-10T08:59:00Z">
          <w:r w:rsidR="00F3287A" w:rsidRPr="005D7234" w:rsidDel="004B504C">
            <w:rPr>
              <w:rFonts w:ascii="Times New Roman" w:hAnsi="Times New Roman" w:cs="Times New Roman"/>
              <w:sz w:val="24"/>
              <w:szCs w:val="24"/>
            </w:rPr>
            <w:delText>within</w:delText>
          </w:r>
        </w:del>
      </w:moveTo>
      <w:ins w:id="18" w:author="Yue" w:date="2016-08-10T08:59:00Z">
        <w:r w:rsidR="004B504C">
          <w:rPr>
            <w:rFonts w:ascii="Times New Roman" w:hAnsi="Times New Roman" w:cs="Times New Roman"/>
            <w:sz w:val="24"/>
            <w:szCs w:val="24"/>
          </w:rPr>
          <w:t>at</w:t>
        </w:r>
      </w:ins>
      <w:moveTo w:id="19" w:author="Yue" w:date="2016-08-09T16:49:00Z">
        <w:r w:rsidR="00F3287A" w:rsidRPr="005D7234">
          <w:rPr>
            <w:rFonts w:ascii="Times New Roman" w:hAnsi="Times New Roman" w:cs="Times New Roman"/>
            <w:sz w:val="24"/>
            <w:szCs w:val="24"/>
          </w:rPr>
          <w:t xml:space="preserve"> each site. </w:t>
        </w:r>
        <w:r w:rsidR="00F3287A">
          <w:rPr>
            <w:rFonts w:ascii="Times New Roman" w:hAnsi="Times New Roman" w:cs="Times New Roman"/>
            <w:sz w:val="24"/>
            <w:szCs w:val="24"/>
          </w:rPr>
          <w:t xml:space="preserve">All the subjects </w:t>
        </w:r>
        <w:del w:id="20" w:author="Yue" w:date="2016-08-10T09:03:00Z">
          <w:r w:rsidR="00F3287A" w:rsidDel="00AD31DA">
            <w:rPr>
              <w:rFonts w:ascii="Times New Roman" w:hAnsi="Times New Roman" w:cs="Times New Roman"/>
              <w:sz w:val="24"/>
              <w:szCs w:val="24"/>
            </w:rPr>
            <w:delText>are</w:delText>
          </w:r>
        </w:del>
      </w:moveTo>
      <w:ins w:id="21" w:author="Yue" w:date="2016-08-10T09:03:00Z">
        <w:r w:rsidR="00AD31DA">
          <w:rPr>
            <w:rFonts w:ascii="Times New Roman" w:hAnsi="Times New Roman" w:cs="Times New Roman"/>
            <w:sz w:val="24"/>
            <w:szCs w:val="24"/>
          </w:rPr>
          <w:t>were</w:t>
        </w:r>
      </w:ins>
      <w:moveTo w:id="22" w:author="Yue" w:date="2016-08-09T16:49:00Z">
        <w:r w:rsidR="00F3287A">
          <w:rPr>
            <w:rFonts w:ascii="Times New Roman" w:hAnsi="Times New Roman" w:cs="Times New Roman"/>
            <w:sz w:val="24"/>
            <w:szCs w:val="24"/>
          </w:rPr>
          <w:t xml:space="preserve"> right</w:t>
        </w:r>
        <w:r w:rsidR="00F3287A">
          <w:rPr>
            <w:rFonts w:ascii="Times New Roman" w:hAnsi="Times New Roman" w:cs="Times New Roman" w:hint="eastAsia"/>
            <w:sz w:val="24"/>
            <w:szCs w:val="24"/>
          </w:rPr>
          <w:t>-</w:t>
        </w:r>
        <w:r w:rsidR="00F3287A">
          <w:rPr>
            <w:rFonts w:ascii="Times New Roman" w:hAnsi="Times New Roman" w:cs="Times New Roman"/>
            <w:sz w:val="24"/>
            <w:szCs w:val="24"/>
          </w:rPr>
          <w:t>handed Han Chinese</w:t>
        </w:r>
        <w:del w:id="23" w:author="Yue" w:date="2016-08-10T09:10:00Z">
          <w:r w:rsidR="00F3287A" w:rsidDel="00216374">
            <w:rPr>
              <w:rFonts w:ascii="Times New Roman" w:hAnsi="Times New Roman" w:cs="Times New Roman"/>
              <w:sz w:val="24"/>
              <w:szCs w:val="24"/>
            </w:rPr>
            <w:delText xml:space="preserve"> people</w:delText>
          </w:r>
        </w:del>
      </w:moveTo>
      <w:ins w:id="24" w:author="Yue" w:date="2016-08-10T09:10:00Z">
        <w:r w:rsidR="00185D88">
          <w:rPr>
            <w:rFonts w:ascii="Times New Roman" w:hAnsi="Times New Roman" w:cs="Times New Roman"/>
            <w:sz w:val="24"/>
            <w:szCs w:val="24"/>
          </w:rPr>
          <w:t xml:space="preserve"> in origin</w:t>
        </w:r>
      </w:ins>
      <w:moveTo w:id="25" w:author="Yue" w:date="2016-08-09T16:49:00Z">
        <w:r w:rsidR="00F3287A">
          <w:rPr>
            <w:rFonts w:ascii="Times New Roman" w:hAnsi="Times New Roman" w:cs="Times New Roman"/>
            <w:sz w:val="24"/>
            <w:szCs w:val="24"/>
          </w:rPr>
          <w:t>.</w:t>
        </w:r>
      </w:moveTo>
      <w:moveToRangeEnd w:id="12"/>
    </w:p>
    <w:p w14:paraId="0B4E196C"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Data acquisition and preprocessing</w:t>
      </w:r>
    </w:p>
    <w:p w14:paraId="4E3203C6" w14:textId="7F026739"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Two types of 3T MRI scanners (four Siemens</w:t>
      </w:r>
      <w:ins w:id="26" w:author="Yue" w:date="2016-08-09T16:20:00Z">
        <w:r w:rsidR="00D94AEF">
          <w:rPr>
            <w:rFonts w:ascii="Times New Roman" w:hAnsi="Times New Roman" w:cs="Times New Roman"/>
            <w:sz w:val="24"/>
            <w:szCs w:val="24"/>
          </w:rPr>
          <w:t xml:space="preserve"> and</w:t>
        </w:r>
      </w:ins>
      <w:del w:id="27" w:author="Yue" w:date="2016-08-09T16:20:00Z">
        <w:r w:rsidRPr="005D7234" w:rsidDel="00D94AEF">
          <w:rPr>
            <w:rFonts w:ascii="Times New Roman" w:hAnsi="Times New Roman" w:cs="Times New Roman"/>
            <w:sz w:val="24"/>
            <w:szCs w:val="24"/>
          </w:rPr>
          <w:delText xml:space="preserve">, </w:delText>
        </w:r>
      </w:del>
      <w:r w:rsidRPr="005D7234">
        <w:rPr>
          <w:rFonts w:ascii="Times New Roman" w:hAnsi="Times New Roman" w:cs="Times New Roman"/>
          <w:sz w:val="24"/>
          <w:szCs w:val="24"/>
        </w:rPr>
        <w:t>three General Electric) were used at the partici</w:t>
      </w:r>
      <w:r w:rsidR="0028628B">
        <w:rPr>
          <w:rFonts w:ascii="Times New Roman" w:hAnsi="Times New Roman" w:cs="Times New Roman"/>
          <w:sz w:val="24"/>
          <w:szCs w:val="24"/>
        </w:rPr>
        <w:t xml:space="preserve">pating centers (details in </w:t>
      </w:r>
      <w:del w:id="28" w:author="Yue" w:date="2016-08-09T16:20:00Z">
        <w:r w:rsidR="0028628B" w:rsidDel="003C387C">
          <w:rPr>
            <w:rFonts w:ascii="Times New Roman" w:hAnsi="Times New Roman" w:cs="Times New Roman"/>
            <w:sz w:val="24"/>
            <w:szCs w:val="24"/>
          </w:rPr>
          <w:delText>s</w:delText>
        </w:r>
      </w:del>
      <w:ins w:id="29" w:author="Yue" w:date="2016-08-09T16:20:00Z">
        <w:r w:rsidR="003C387C">
          <w:rPr>
            <w:rFonts w:ascii="Times New Roman" w:hAnsi="Times New Roman" w:cs="Times New Roman"/>
            <w:sz w:val="24"/>
            <w:szCs w:val="24"/>
          </w:rPr>
          <w:t>S</w:t>
        </w:r>
      </w:ins>
      <w:r w:rsidR="0028628B">
        <w:rPr>
          <w:rFonts w:ascii="Times New Roman" w:hAnsi="Times New Roman" w:cs="Times New Roman"/>
          <w:sz w:val="24"/>
          <w:szCs w:val="24"/>
        </w:rPr>
        <w:t xml:space="preserve">upplementary </w:t>
      </w:r>
      <w:del w:id="30" w:author="Yue" w:date="2016-08-09T16:20:00Z">
        <w:r w:rsidR="0028628B" w:rsidDel="003C387C">
          <w:rPr>
            <w:rFonts w:ascii="Times New Roman" w:hAnsi="Times New Roman" w:cs="Times New Roman"/>
            <w:sz w:val="24"/>
            <w:szCs w:val="24"/>
          </w:rPr>
          <w:delText xml:space="preserve">material, </w:delText>
        </w:r>
      </w:del>
      <w:r w:rsidR="0028628B">
        <w:rPr>
          <w:rFonts w:ascii="Times New Roman" w:hAnsi="Times New Roman" w:cs="Times New Roman"/>
          <w:sz w:val="24"/>
          <w:szCs w:val="24"/>
        </w:rPr>
        <w:t>Table 1</w:t>
      </w:r>
      <w:r w:rsidR="00FE7FCE">
        <w:rPr>
          <w:rFonts w:ascii="Times New Roman" w:hAnsi="Times New Roman" w:cs="Times New Roman"/>
          <w:sz w:val="24"/>
          <w:szCs w:val="24"/>
        </w:rPr>
        <w:t xml:space="preserve">). To ensure equivalent </w:t>
      </w:r>
      <w:r w:rsidRPr="005D7234">
        <w:rPr>
          <w:rFonts w:ascii="Times New Roman" w:hAnsi="Times New Roman" w:cs="Times New Roman"/>
          <w:sz w:val="24"/>
          <w:szCs w:val="24"/>
        </w:rPr>
        <w:t xml:space="preserve">acquisition protocol and high quality imaging data, the scanning parameters </w:t>
      </w:r>
      <w:del w:id="31" w:author="Yue" w:date="2016-08-09T16:22:00Z">
        <w:r w:rsidRPr="005D7234" w:rsidDel="00FD373F">
          <w:rPr>
            <w:rFonts w:ascii="Times New Roman" w:hAnsi="Times New Roman" w:cs="Times New Roman"/>
            <w:sz w:val="24"/>
            <w:szCs w:val="24"/>
          </w:rPr>
          <w:delText xml:space="preserve">of the functional scans </w:delText>
        </w:r>
      </w:del>
      <w:r w:rsidRPr="005D7234">
        <w:rPr>
          <w:rFonts w:ascii="Times New Roman" w:hAnsi="Times New Roman" w:cs="Times New Roman"/>
          <w:sz w:val="24"/>
          <w:szCs w:val="24"/>
        </w:rPr>
        <w:t xml:space="preserve">at each of the six centers were set up by an experienced researcher before data acquisition. </w:t>
      </w:r>
      <w:ins w:id="32" w:author="Yue" w:date="2016-08-09T16:23:00Z">
        <w:r w:rsidR="00A20A78">
          <w:rPr>
            <w:rFonts w:ascii="Times New Roman" w:hAnsi="Times New Roman" w:cs="Times New Roman"/>
            <w:sz w:val="24"/>
            <w:szCs w:val="24"/>
          </w:rPr>
          <w:t>B</w:t>
        </w:r>
      </w:ins>
      <w:ins w:id="33" w:author="Yue" w:date="2016-08-09T16:24:00Z">
        <w:r w:rsidR="00A20A78">
          <w:rPr>
            <w:rFonts w:ascii="Times New Roman" w:hAnsi="Times New Roman" w:cs="Times New Roman"/>
            <w:sz w:val="24"/>
            <w:szCs w:val="24"/>
          </w:rPr>
          <w:t xml:space="preserve">riefly, the functional scans were obtained by </w:t>
        </w:r>
      </w:ins>
      <w:del w:id="34" w:author="Yue" w:date="2016-08-09T16:24:00Z">
        <w:r w:rsidRPr="005D7234" w:rsidDel="00A20A78">
          <w:rPr>
            <w:rFonts w:ascii="Times New Roman" w:hAnsi="Times New Roman" w:cs="Times New Roman"/>
            <w:sz w:val="24"/>
            <w:szCs w:val="24"/>
          </w:rPr>
          <w:delText>A</w:delText>
        </w:r>
      </w:del>
      <w:ins w:id="35" w:author="Yue" w:date="2016-08-09T16:24:00Z">
        <w:r w:rsidR="00A20A78">
          <w:rPr>
            <w:rFonts w:ascii="Times New Roman" w:hAnsi="Times New Roman" w:cs="Times New Roman"/>
            <w:sz w:val="24"/>
            <w:szCs w:val="24"/>
          </w:rPr>
          <w:t>a</w:t>
        </w:r>
      </w:ins>
      <w:r w:rsidRPr="005D7234">
        <w:rPr>
          <w:rFonts w:ascii="Times New Roman" w:hAnsi="Times New Roman" w:cs="Times New Roman"/>
          <w:sz w:val="24"/>
          <w:szCs w:val="24"/>
        </w:rPr>
        <w:t xml:space="preserve">n echo planar imaging sequence </w:t>
      </w:r>
      <w:del w:id="36" w:author="Yue" w:date="2016-08-09T16:24:00Z">
        <w:r w:rsidRPr="005D7234" w:rsidDel="00A20A78">
          <w:rPr>
            <w:rFonts w:ascii="Times New Roman" w:hAnsi="Times New Roman" w:cs="Times New Roman"/>
            <w:sz w:val="24"/>
            <w:szCs w:val="24"/>
          </w:rPr>
          <w:delText>was used to obtain the functional images,</w:delText>
        </w:r>
      </w:del>
      <w:ins w:id="37" w:author="Yue" w:date="2016-08-09T16:24:00Z">
        <w:r w:rsidR="00A20A78">
          <w:rPr>
            <w:rFonts w:ascii="Times New Roman" w:hAnsi="Times New Roman" w:cs="Times New Roman"/>
            <w:sz w:val="24"/>
            <w:szCs w:val="24"/>
          </w:rPr>
          <w:t>with</w:t>
        </w:r>
      </w:ins>
      <w:r w:rsidRPr="005D7234">
        <w:rPr>
          <w:rFonts w:ascii="Times New Roman" w:hAnsi="Times New Roman" w:cs="Times New Roman"/>
          <w:sz w:val="24"/>
          <w:szCs w:val="24"/>
        </w:rPr>
        <w:t xml:space="preserve"> the </w:t>
      </w:r>
      <w:ins w:id="38" w:author="Yue" w:date="2016-08-09T16:24:00Z">
        <w:r w:rsidR="00A20A78">
          <w:rPr>
            <w:rFonts w:ascii="Times New Roman" w:hAnsi="Times New Roman" w:cs="Times New Roman"/>
            <w:sz w:val="24"/>
            <w:szCs w:val="24"/>
          </w:rPr>
          <w:t xml:space="preserve">following </w:t>
        </w:r>
      </w:ins>
      <w:r w:rsidRPr="005D7234">
        <w:rPr>
          <w:rFonts w:ascii="Times New Roman" w:hAnsi="Times New Roman" w:cs="Times New Roman"/>
          <w:sz w:val="24"/>
          <w:szCs w:val="24"/>
        </w:rPr>
        <w:t>parameters</w:t>
      </w:r>
      <w:del w:id="39" w:author="Yue" w:date="2016-08-09T16:24:00Z">
        <w:r w:rsidRPr="005D7234" w:rsidDel="00A20A78">
          <w:rPr>
            <w:rFonts w:ascii="Times New Roman" w:hAnsi="Times New Roman" w:cs="Times New Roman"/>
            <w:sz w:val="24"/>
            <w:szCs w:val="24"/>
          </w:rPr>
          <w:delText xml:space="preserve"> were as follows</w:delText>
        </w:r>
      </w:del>
      <w:r w:rsidRPr="005D7234">
        <w:rPr>
          <w:rFonts w:ascii="Times New Roman" w:hAnsi="Times New Roman" w:cs="Times New Roman"/>
          <w:sz w:val="24"/>
          <w:szCs w:val="24"/>
        </w:rPr>
        <w:t xml:space="preserve">: 30 axial slices, </w:t>
      </w:r>
      <w:ins w:id="40" w:author="Yue" w:date="2016-08-09T16:52:00Z">
        <w:r w:rsidR="003D2B63">
          <w:rPr>
            <w:rFonts w:ascii="Times New Roman" w:hAnsi="Times New Roman" w:cs="Times New Roman"/>
            <w:sz w:val="24"/>
            <w:szCs w:val="24"/>
          </w:rPr>
          <w:t xml:space="preserve">repetition time </w:t>
        </w:r>
      </w:ins>
      <w:del w:id="41" w:author="Yue" w:date="2016-08-09T16:52:00Z">
        <w:r w:rsidRPr="005D7234" w:rsidDel="007259EB">
          <w:rPr>
            <w:rFonts w:ascii="Times New Roman" w:hAnsi="Times New Roman" w:cs="Times New Roman"/>
            <w:sz w:val="24"/>
            <w:szCs w:val="24"/>
          </w:rPr>
          <w:delText xml:space="preserve">TR </w:delText>
        </w:r>
      </w:del>
      <w:r w:rsidRPr="005D7234">
        <w:rPr>
          <w:rFonts w:ascii="Times New Roman" w:hAnsi="Times New Roman" w:cs="Times New Roman"/>
          <w:sz w:val="24"/>
          <w:szCs w:val="24"/>
        </w:rPr>
        <w:t xml:space="preserve">= 2000 ms, </w:t>
      </w:r>
      <w:ins w:id="42" w:author="Yue" w:date="2016-08-09T16:52:00Z">
        <w:r w:rsidR="007259EB">
          <w:rPr>
            <w:rFonts w:ascii="Times New Roman" w:hAnsi="Times New Roman" w:cs="Times New Roman"/>
            <w:sz w:val="24"/>
            <w:szCs w:val="24"/>
          </w:rPr>
          <w:lastRenderedPageBreak/>
          <w:t>echo time</w:t>
        </w:r>
      </w:ins>
      <w:del w:id="43" w:author="Yue" w:date="2016-08-09T16:52:00Z">
        <w:r w:rsidRPr="005D7234" w:rsidDel="007259EB">
          <w:rPr>
            <w:rFonts w:ascii="Times New Roman" w:hAnsi="Times New Roman" w:cs="Times New Roman"/>
            <w:sz w:val="24"/>
            <w:szCs w:val="24"/>
          </w:rPr>
          <w:delText>TE</w:delText>
        </w:r>
      </w:del>
      <w:r w:rsidRPr="005D7234">
        <w:rPr>
          <w:rFonts w:ascii="Times New Roman" w:hAnsi="Times New Roman" w:cs="Times New Roman"/>
          <w:sz w:val="24"/>
          <w:szCs w:val="24"/>
        </w:rPr>
        <w:t xml:space="preserve"> = 30 ms,</w:t>
      </w:r>
      <w:r w:rsidR="00355278">
        <w:rPr>
          <w:rFonts w:ascii="Times New Roman" w:hAnsi="Times New Roman" w:cs="Times New Roman"/>
          <w:sz w:val="24"/>
          <w:szCs w:val="24"/>
        </w:rPr>
        <w:t xml:space="preserve"> matrix = 64 × 64, flip angle =</w:t>
      </w:r>
      <m:oMath>
        <m:r>
          <w:rPr>
            <w:rFonts w:ascii="Cambria Math" w:hAnsi="Cambria Math" w:cs="Times New Roman"/>
            <w:sz w:val="24"/>
            <w:szCs w:val="24"/>
          </w:rPr>
          <m:t xml:space="preserve"> 90°</m:t>
        </m:r>
      </m:oMath>
      <w:r w:rsidR="00355278">
        <w:rPr>
          <w:rFonts w:ascii="Times New Roman" w:hAnsi="Times New Roman" w:cs="Times New Roman" w:hint="eastAsia"/>
          <w:sz w:val="24"/>
          <w:szCs w:val="24"/>
        </w:rPr>
        <w:t>,</w:t>
      </w:r>
      <w:r w:rsidR="00FE7FCE">
        <w:rPr>
          <w:rFonts w:ascii="Times New Roman" w:hAnsi="Times New Roman" w:cs="Times New Roman"/>
          <w:sz w:val="24"/>
          <w:szCs w:val="24"/>
        </w:rPr>
        <w:t xml:space="preserve"> </w:t>
      </w:r>
      <w:del w:id="44" w:author="Yue" w:date="2016-08-09T16:52:00Z">
        <w:r w:rsidR="00FE7FCE" w:rsidDel="008F74FA">
          <w:rPr>
            <w:rFonts w:ascii="Times New Roman" w:hAnsi="Times New Roman" w:cs="Times New Roman"/>
            <w:sz w:val="24"/>
            <w:szCs w:val="24"/>
          </w:rPr>
          <w:delText xml:space="preserve">FOV </w:delText>
        </w:r>
      </w:del>
      <w:ins w:id="45" w:author="Yue" w:date="2016-08-09T16:52:00Z">
        <w:r w:rsidR="008F74FA">
          <w:rPr>
            <w:rFonts w:ascii="Times New Roman" w:hAnsi="Times New Roman" w:cs="Times New Roman"/>
            <w:sz w:val="24"/>
            <w:szCs w:val="24"/>
          </w:rPr>
          <w:t xml:space="preserve">field of view </w:t>
        </w:r>
      </w:ins>
      <w:r w:rsidR="00FE7FCE">
        <w:rPr>
          <w:rFonts w:ascii="Times New Roman" w:hAnsi="Times New Roman" w:cs="Times New Roman"/>
          <w:sz w:val="24"/>
          <w:szCs w:val="24"/>
        </w:rPr>
        <w:t xml:space="preserve">= </w:t>
      </w:r>
      <w:r w:rsidRPr="005D7234">
        <w:rPr>
          <w:rFonts w:ascii="Times New Roman" w:hAnsi="Times New Roman" w:cs="Times New Roman"/>
          <w:sz w:val="24"/>
          <w:szCs w:val="24"/>
        </w:rPr>
        <w:t>2</w:t>
      </w:r>
      <w:r w:rsidR="004433F4">
        <w:rPr>
          <w:rFonts w:ascii="Times New Roman" w:hAnsi="Times New Roman" w:cs="Times New Roman"/>
          <w:sz w:val="24"/>
          <w:szCs w:val="24"/>
        </w:rPr>
        <w:t>2</w:t>
      </w:r>
      <w:r w:rsidRPr="005D7234">
        <w:rPr>
          <w:rFonts w:ascii="Times New Roman" w:hAnsi="Times New Roman" w:cs="Times New Roman"/>
          <w:sz w:val="24"/>
          <w:szCs w:val="24"/>
        </w:rPr>
        <w:t>0*2</w:t>
      </w:r>
      <w:r w:rsidR="004433F4">
        <w:rPr>
          <w:rFonts w:ascii="Times New Roman" w:hAnsi="Times New Roman" w:cs="Times New Roman"/>
          <w:sz w:val="24"/>
          <w:szCs w:val="24"/>
        </w:rPr>
        <w:t>2</w:t>
      </w:r>
      <w:r w:rsidRPr="005D7234">
        <w:rPr>
          <w:rFonts w:ascii="Times New Roman" w:hAnsi="Times New Roman" w:cs="Times New Roman"/>
          <w:sz w:val="24"/>
          <w:szCs w:val="24"/>
        </w:rPr>
        <w:t>0 mm</w:t>
      </w:r>
      <w:r w:rsidR="00FE7FCE">
        <w:rPr>
          <w:rFonts w:ascii="Times New Roman" w:hAnsi="Times New Roman" w:cs="Times New Roman"/>
          <w:sz w:val="24"/>
          <w:szCs w:val="24"/>
          <w:vertAlign w:val="superscript"/>
        </w:rPr>
        <w:t>2</w:t>
      </w:r>
      <w:r w:rsidRPr="005D7234">
        <w:rPr>
          <w:rFonts w:ascii="Times New Roman" w:hAnsi="Times New Roman" w:cs="Times New Roman"/>
          <w:sz w:val="24"/>
          <w:szCs w:val="24"/>
        </w:rPr>
        <w:t>, slice thickness = 4 mm, gap = 0.</w:t>
      </w:r>
      <w:r w:rsidR="004433F4">
        <w:rPr>
          <w:rFonts w:ascii="Times New Roman" w:hAnsi="Times New Roman" w:cs="Times New Roman"/>
          <w:sz w:val="24"/>
          <w:szCs w:val="24"/>
        </w:rPr>
        <w:t xml:space="preserve">6 mm. </w:t>
      </w:r>
      <w:commentRangeStart w:id="46"/>
      <w:del w:id="47" w:author="Yue" w:date="2016-08-09T16:23:00Z">
        <w:r w:rsidR="004433F4" w:rsidDel="001E3BD5">
          <w:rPr>
            <w:rFonts w:ascii="Times New Roman" w:hAnsi="Times New Roman" w:cs="Times New Roman"/>
            <w:sz w:val="24"/>
            <w:szCs w:val="24"/>
          </w:rPr>
          <w:delText>24</w:delText>
        </w:r>
        <w:r w:rsidRPr="005D7234" w:rsidDel="001E3BD5">
          <w:rPr>
            <w:rFonts w:ascii="Times New Roman" w:hAnsi="Times New Roman" w:cs="Times New Roman"/>
            <w:sz w:val="24"/>
            <w:szCs w:val="24"/>
          </w:rPr>
          <w:delText>0 brain volumes were collected, resul</w:delText>
        </w:r>
        <w:r w:rsidR="004433F4" w:rsidDel="001E3BD5">
          <w:rPr>
            <w:rFonts w:ascii="Times New Roman" w:hAnsi="Times New Roman" w:cs="Times New Roman"/>
            <w:sz w:val="24"/>
            <w:szCs w:val="24"/>
          </w:rPr>
          <w:delText>ting in a total scan time of 480</w:delText>
        </w:r>
        <w:r w:rsidRPr="005D7234" w:rsidDel="001E3BD5">
          <w:rPr>
            <w:rFonts w:ascii="Times New Roman" w:hAnsi="Times New Roman" w:cs="Times New Roman"/>
            <w:sz w:val="24"/>
            <w:szCs w:val="24"/>
          </w:rPr>
          <w:delText xml:space="preserve">s. </w:delText>
        </w:r>
      </w:del>
      <w:del w:id="48" w:author="Yue" w:date="2016-08-09T16:05:00Z">
        <w:r w:rsidR="00572B9A" w:rsidRPr="005D7234" w:rsidDel="00D33EBB">
          <w:rPr>
            <w:rFonts w:ascii="Times New Roman" w:hAnsi="Times New Roman" w:cs="Times New Roman"/>
            <w:sz w:val="24"/>
            <w:szCs w:val="24"/>
          </w:rPr>
          <w:delText>To be noticed, the time point number of the images from ZMD is 180 and is different from the 240 of the other sites.</w:delText>
        </w:r>
        <w:r w:rsidR="00572B9A" w:rsidDel="00D33EBB">
          <w:rPr>
            <w:rFonts w:ascii="Times New Roman" w:hAnsi="Times New Roman" w:cs="Times New Roman"/>
            <w:sz w:val="24"/>
            <w:szCs w:val="24"/>
          </w:rPr>
          <w:delText xml:space="preserve"> </w:delText>
        </w:r>
        <w:r w:rsidR="00572B9A" w:rsidRPr="005D7234" w:rsidDel="00D33EBB">
          <w:rPr>
            <w:rFonts w:ascii="Times New Roman" w:hAnsi="Times New Roman" w:cs="Times New Roman"/>
            <w:sz w:val="24"/>
            <w:szCs w:val="24"/>
          </w:rPr>
          <w:delText xml:space="preserve">We did not exclude this site </w:delText>
        </w:r>
        <w:r w:rsidR="0028628B" w:rsidDel="00D33EBB">
          <w:rPr>
            <w:rFonts w:ascii="Times New Roman" w:hAnsi="Times New Roman" w:cs="Times New Roman"/>
            <w:sz w:val="24"/>
            <w:szCs w:val="24"/>
          </w:rPr>
          <w:delText>in order</w:delText>
        </w:r>
        <w:r w:rsidR="00572B9A" w:rsidRPr="005D7234" w:rsidDel="00D33EBB">
          <w:rPr>
            <w:rFonts w:ascii="Times New Roman" w:hAnsi="Times New Roman" w:cs="Times New Roman"/>
            <w:sz w:val="24"/>
            <w:szCs w:val="24"/>
          </w:rPr>
          <w:delText xml:space="preserve"> to keep as much data and sites as possible, </w:delText>
        </w:r>
        <w:r w:rsidR="0028628B" w:rsidDel="00D33EBB">
          <w:rPr>
            <w:rFonts w:ascii="Times New Roman" w:hAnsi="Times New Roman" w:cs="Times New Roman"/>
            <w:sz w:val="24"/>
            <w:szCs w:val="24"/>
          </w:rPr>
          <w:delText xml:space="preserve">and </w:delText>
        </w:r>
        <w:r w:rsidR="00572B9A" w:rsidRPr="005D7234" w:rsidDel="00D33EBB">
          <w:rPr>
            <w:rFonts w:ascii="Times New Roman" w:hAnsi="Times New Roman" w:cs="Times New Roman"/>
            <w:sz w:val="24"/>
            <w:szCs w:val="24"/>
          </w:rPr>
          <w:delText>to support the validation of the multi-site analysis.</w:delText>
        </w:r>
      </w:del>
      <w:commentRangeEnd w:id="46"/>
      <w:r w:rsidR="00894E99">
        <w:rPr>
          <w:rStyle w:val="ab"/>
        </w:rPr>
        <w:commentReference w:id="46"/>
      </w:r>
      <w:del w:id="49" w:author="Yue" w:date="2016-08-09T16:05:00Z">
        <w:r w:rsidR="00572B9A" w:rsidDel="00D33EBB">
          <w:rPr>
            <w:rFonts w:ascii="Times New Roman" w:hAnsi="Times New Roman" w:cs="Times New Roman"/>
            <w:sz w:val="24"/>
            <w:szCs w:val="24"/>
          </w:rPr>
          <w:delText xml:space="preserve"> </w:delText>
        </w:r>
      </w:del>
      <w:r w:rsidRPr="005D7234">
        <w:rPr>
          <w:rFonts w:ascii="Times New Roman" w:hAnsi="Times New Roman" w:cs="Times New Roman"/>
          <w:sz w:val="24"/>
          <w:szCs w:val="24"/>
        </w:rPr>
        <w:t xml:space="preserve">The </w:t>
      </w:r>
      <w:ins w:id="50" w:author="Yue" w:date="2016-08-09T16:52:00Z">
        <w:r w:rsidR="007D62E0">
          <w:rPr>
            <w:rFonts w:ascii="Times New Roman" w:hAnsi="Times New Roman" w:cs="Times New Roman"/>
            <w:sz w:val="24"/>
            <w:szCs w:val="24"/>
          </w:rPr>
          <w:t xml:space="preserve">detailed </w:t>
        </w:r>
      </w:ins>
      <w:r w:rsidRPr="005D7234">
        <w:rPr>
          <w:rFonts w:ascii="Times New Roman" w:hAnsi="Times New Roman" w:cs="Times New Roman"/>
          <w:sz w:val="24"/>
          <w:szCs w:val="24"/>
        </w:rPr>
        <w:t xml:space="preserve">MRI scan sequences and parameters for each center are listed in </w:t>
      </w:r>
      <w:ins w:id="51" w:author="Yue" w:date="2016-08-09T16:07:00Z">
        <w:r w:rsidR="00F55F36">
          <w:rPr>
            <w:rFonts w:ascii="Times New Roman" w:hAnsi="Times New Roman" w:cs="Times New Roman"/>
            <w:sz w:val="24"/>
            <w:szCs w:val="24"/>
          </w:rPr>
          <w:t>S</w:t>
        </w:r>
      </w:ins>
      <w:del w:id="52" w:author="Yue" w:date="2016-08-09T16:07:00Z">
        <w:r w:rsidR="0028628B" w:rsidDel="00F55F36">
          <w:rPr>
            <w:rFonts w:ascii="Times New Roman" w:hAnsi="Times New Roman" w:cs="Times New Roman"/>
            <w:sz w:val="24"/>
            <w:szCs w:val="24"/>
          </w:rPr>
          <w:delText>s</w:delText>
        </w:r>
      </w:del>
      <w:r w:rsidR="0028628B">
        <w:rPr>
          <w:rFonts w:ascii="Times New Roman" w:hAnsi="Times New Roman" w:cs="Times New Roman"/>
          <w:sz w:val="24"/>
          <w:szCs w:val="24"/>
        </w:rPr>
        <w:t xml:space="preserve">upplementary </w:t>
      </w:r>
      <w:del w:id="53" w:author="Yue" w:date="2016-08-09T16:07:00Z">
        <w:r w:rsidR="0028628B" w:rsidDel="00F55F36">
          <w:rPr>
            <w:rFonts w:ascii="Times New Roman" w:hAnsi="Times New Roman" w:cs="Times New Roman"/>
            <w:sz w:val="24"/>
            <w:szCs w:val="24"/>
          </w:rPr>
          <w:delText xml:space="preserve">material, </w:delText>
        </w:r>
      </w:del>
      <w:r w:rsidR="0028628B">
        <w:rPr>
          <w:rFonts w:ascii="Times New Roman" w:hAnsi="Times New Roman" w:cs="Times New Roman"/>
          <w:sz w:val="24"/>
          <w:szCs w:val="24"/>
        </w:rPr>
        <w:t>Table 1</w:t>
      </w:r>
      <w:r w:rsidRPr="005D7234">
        <w:rPr>
          <w:rFonts w:ascii="Times New Roman" w:hAnsi="Times New Roman" w:cs="Times New Roman"/>
          <w:sz w:val="24"/>
          <w:szCs w:val="24"/>
        </w:rPr>
        <w:t>.</w:t>
      </w:r>
      <w:commentRangeStart w:id="54"/>
      <w:r w:rsidRPr="005D7234">
        <w:rPr>
          <w:rFonts w:ascii="Times New Roman" w:hAnsi="Times New Roman" w:cs="Times New Roman"/>
          <w:sz w:val="24"/>
          <w:szCs w:val="24"/>
        </w:rPr>
        <w:t xml:space="preserve"> The multi-site statistical strategy we used is robust to</w:t>
      </w:r>
      <w:r>
        <w:rPr>
          <w:rFonts w:ascii="Times New Roman" w:hAnsi="Times New Roman" w:cs="Times New Roman"/>
          <w:sz w:val="24"/>
          <w:szCs w:val="24"/>
        </w:rPr>
        <w:t xml:space="preserve"> heterogynous data from</w:t>
      </w:r>
      <w:r w:rsidRPr="005D7234">
        <w:rPr>
          <w:rFonts w:ascii="Times New Roman" w:hAnsi="Times New Roman" w:cs="Times New Roman"/>
          <w:sz w:val="24"/>
          <w:szCs w:val="24"/>
        </w:rPr>
        <w:t xml:space="preserve"> different sites.   </w:t>
      </w:r>
      <w:commentRangeEnd w:id="54"/>
      <w:r w:rsidR="00667BB4">
        <w:rPr>
          <w:rStyle w:val="ab"/>
        </w:rPr>
        <w:commentReference w:id="54"/>
      </w:r>
      <w:r w:rsidRPr="005D7234">
        <w:rPr>
          <w:rFonts w:ascii="Times New Roman" w:hAnsi="Times New Roman" w:cs="Times New Roman"/>
          <w:sz w:val="24"/>
          <w:szCs w:val="24"/>
        </w:rPr>
        <w:t xml:space="preserve"> </w:t>
      </w:r>
    </w:p>
    <w:p w14:paraId="6FC79DF7" w14:textId="26659649"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The </w:t>
      </w:r>
      <w:ins w:id="55" w:author="Yue" w:date="2016-08-09T16:09:00Z">
        <w:r w:rsidR="005F575F">
          <w:rPr>
            <w:rFonts w:ascii="Times New Roman" w:hAnsi="Times New Roman" w:cs="Times New Roman"/>
            <w:sz w:val="24"/>
            <w:szCs w:val="24"/>
          </w:rPr>
          <w:t>fMRI scans</w:t>
        </w:r>
      </w:ins>
      <w:del w:id="56" w:author="Yue" w:date="2016-08-09T16:09:00Z">
        <w:r w:rsidRPr="005D7234" w:rsidDel="005F575F">
          <w:rPr>
            <w:rFonts w:ascii="Times New Roman" w:hAnsi="Times New Roman" w:cs="Times New Roman"/>
            <w:sz w:val="24"/>
            <w:szCs w:val="24"/>
          </w:rPr>
          <w:delText>images</w:delText>
        </w:r>
      </w:del>
      <w:r w:rsidRPr="005D7234">
        <w:rPr>
          <w:rFonts w:ascii="Times New Roman" w:hAnsi="Times New Roman" w:cs="Times New Roman"/>
          <w:sz w:val="24"/>
          <w:szCs w:val="24"/>
        </w:rPr>
        <w:t xml:space="preserve"> were preprocessed with </w:t>
      </w:r>
      <w:del w:id="57" w:author="Yue" w:date="2016-08-10T08:38:00Z">
        <w:r w:rsidRPr="005D7234" w:rsidDel="003235BC">
          <w:rPr>
            <w:rFonts w:ascii="Times New Roman" w:hAnsi="Times New Roman" w:cs="Times New Roman"/>
            <w:sz w:val="24"/>
            <w:szCs w:val="24"/>
          </w:rPr>
          <w:delText>a</w:delText>
        </w:r>
        <w:r w:rsidR="00850EC2" w:rsidDel="003235BC">
          <w:rPr>
            <w:rFonts w:ascii="Times New Roman" w:hAnsi="Times New Roman" w:cs="Times New Roman"/>
            <w:sz w:val="24"/>
            <w:szCs w:val="24"/>
          </w:rPr>
          <w:delText>n</w:delText>
        </w:r>
        <w:r w:rsidRPr="005D7234" w:rsidDel="003235BC">
          <w:rPr>
            <w:rFonts w:ascii="Times New Roman" w:hAnsi="Times New Roman" w:cs="Times New Roman"/>
            <w:sz w:val="24"/>
            <w:szCs w:val="24"/>
          </w:rPr>
          <w:delText xml:space="preserve"> </w:delText>
        </w:r>
        <w:commentRangeStart w:id="58"/>
        <w:r w:rsidRPr="005D7234" w:rsidDel="003235BC">
          <w:rPr>
            <w:rFonts w:ascii="Times New Roman" w:hAnsi="Times New Roman" w:cs="Times New Roman"/>
            <w:sz w:val="24"/>
            <w:szCs w:val="24"/>
          </w:rPr>
          <w:delText>in-house</w:delText>
        </w:r>
      </w:del>
      <w:commentRangeEnd w:id="58"/>
      <w:r w:rsidR="00942712">
        <w:rPr>
          <w:rStyle w:val="ab"/>
        </w:rPr>
        <w:commentReference w:id="58"/>
      </w:r>
      <w:del w:id="59" w:author="Yue" w:date="2016-08-10T08:38:00Z">
        <w:r w:rsidRPr="005D7234" w:rsidDel="003235BC">
          <w:rPr>
            <w:rFonts w:ascii="Times New Roman" w:hAnsi="Times New Roman" w:cs="Times New Roman"/>
            <w:sz w:val="24"/>
            <w:szCs w:val="24"/>
          </w:rPr>
          <w:delText xml:space="preserve"> software: </w:delText>
        </w:r>
      </w:del>
      <w:r w:rsidRPr="005D7234">
        <w:rPr>
          <w:rFonts w:ascii="Times New Roman" w:hAnsi="Times New Roman" w:cs="Times New Roman"/>
          <w:sz w:val="24"/>
          <w:szCs w:val="24"/>
        </w:rPr>
        <w:t xml:space="preserve">Brainnetome </w:t>
      </w:r>
      <w:ins w:id="60" w:author="Yue" w:date="2016-08-10T08:40:00Z">
        <w:r w:rsidR="00110A49">
          <w:rPr>
            <w:rFonts w:ascii="Times New Roman" w:hAnsi="Times New Roman" w:cs="Times New Roman"/>
            <w:sz w:val="24"/>
            <w:szCs w:val="24"/>
          </w:rPr>
          <w:t xml:space="preserve">fMRI </w:t>
        </w:r>
      </w:ins>
      <w:r w:rsidR="001F29F7" w:rsidRPr="005D7234">
        <w:rPr>
          <w:rFonts w:ascii="Times New Roman" w:hAnsi="Times New Roman" w:cs="Times New Roman"/>
          <w:sz w:val="24"/>
          <w:szCs w:val="24"/>
        </w:rPr>
        <w:t>Toolkit</w:t>
      </w:r>
      <w:ins w:id="61" w:author="Yue" w:date="2016-08-10T08:33:00Z">
        <w:r w:rsidR="00B134CE">
          <w:rPr>
            <w:rFonts w:ascii="Times New Roman" w:hAnsi="Times New Roman" w:cs="Times New Roman"/>
            <w:sz w:val="24"/>
            <w:szCs w:val="24"/>
          </w:rPr>
          <w:t xml:space="preserve"> (</w:t>
        </w:r>
        <w:r w:rsidR="00B134CE" w:rsidRPr="00B134CE">
          <w:rPr>
            <w:rFonts w:ascii="Times New Roman" w:hAnsi="Times New Roman" w:cs="Times New Roman"/>
            <w:sz w:val="24"/>
            <w:szCs w:val="24"/>
          </w:rPr>
          <w:t>http://www.brainnetome.org/en/b</w:t>
        </w:r>
        <w:r w:rsidR="005E0621">
          <w:rPr>
            <w:rFonts w:ascii="Times New Roman" w:hAnsi="Times New Roman" w:cs="Times New Roman"/>
            <w:sz w:val="24"/>
            <w:szCs w:val="24"/>
          </w:rPr>
          <w:t>rainnetometool/fmri-toolkit</w:t>
        </w:r>
        <w:r w:rsidR="00B134CE">
          <w:rPr>
            <w:rFonts w:ascii="Times New Roman" w:hAnsi="Times New Roman" w:cs="Times New Roman"/>
            <w:sz w:val="24"/>
            <w:szCs w:val="24"/>
          </w:rPr>
          <w:t>)</w:t>
        </w:r>
      </w:ins>
      <w:r w:rsidR="001F29F7" w:rsidRPr="005D7234">
        <w:rPr>
          <w:rFonts w:ascii="Times New Roman" w:hAnsi="Times New Roman" w:cs="Times New Roman"/>
          <w:sz w:val="24"/>
          <w:szCs w:val="24"/>
        </w:rPr>
        <w:t>, which</w:t>
      </w:r>
      <w:r w:rsidRPr="005D7234">
        <w:rPr>
          <w:rFonts w:ascii="Times New Roman" w:hAnsi="Times New Roman" w:cs="Times New Roman"/>
          <w:sz w:val="24"/>
          <w:szCs w:val="24"/>
        </w:rPr>
        <w:t xml:space="preserve"> </w:t>
      </w:r>
      <w:del w:id="62" w:author="Yue" w:date="2016-08-09T16:53:00Z">
        <w:r w:rsidRPr="005D7234" w:rsidDel="007540AD">
          <w:rPr>
            <w:rFonts w:ascii="Times New Roman" w:hAnsi="Times New Roman" w:cs="Times New Roman"/>
            <w:sz w:val="24"/>
            <w:szCs w:val="24"/>
          </w:rPr>
          <w:delText xml:space="preserve">utilized </w:delText>
        </w:r>
      </w:del>
      <w:ins w:id="63" w:author="Yue" w:date="2016-08-09T16:53:00Z">
        <w:r w:rsidR="007540AD">
          <w:rPr>
            <w:rFonts w:ascii="Times New Roman" w:hAnsi="Times New Roman" w:cs="Times New Roman"/>
            <w:sz w:val="24"/>
            <w:szCs w:val="24"/>
          </w:rPr>
          <w:t>is based on</w:t>
        </w:r>
        <w:r w:rsidR="007540AD" w:rsidRPr="005D7234">
          <w:rPr>
            <w:rFonts w:ascii="Times New Roman" w:hAnsi="Times New Roman" w:cs="Times New Roman"/>
            <w:sz w:val="24"/>
            <w:szCs w:val="24"/>
          </w:rPr>
          <w:t xml:space="preserve"> </w:t>
        </w:r>
      </w:ins>
      <w:ins w:id="64" w:author="Yue" w:date="2016-08-10T08:34:00Z">
        <w:r w:rsidR="00C83185">
          <w:rPr>
            <w:rFonts w:ascii="Times New Roman" w:hAnsi="Times New Roman" w:cs="Times New Roman"/>
            <w:sz w:val="24"/>
            <w:szCs w:val="24"/>
          </w:rPr>
          <w:t xml:space="preserve">functions in </w:t>
        </w:r>
      </w:ins>
      <w:r w:rsidRPr="005D7234">
        <w:rPr>
          <w:rFonts w:ascii="Times New Roman" w:hAnsi="Times New Roman" w:cs="Times New Roman"/>
          <w:sz w:val="24"/>
          <w:szCs w:val="24"/>
        </w:rPr>
        <w:t>Statis</w:t>
      </w:r>
      <w:r w:rsidR="001F29F7">
        <w:rPr>
          <w:rFonts w:ascii="Times New Roman" w:hAnsi="Times New Roman" w:cs="Times New Roman"/>
          <w:sz w:val="24"/>
          <w:szCs w:val="24"/>
        </w:rPr>
        <w:t>tical Parametric Mapping SPM8 (</w:t>
      </w:r>
      <w:r w:rsidRPr="005D7234">
        <w:rPr>
          <w:rFonts w:ascii="Times New Roman" w:hAnsi="Times New Roman" w:cs="Times New Roman"/>
          <w:sz w:val="24"/>
          <w:szCs w:val="24"/>
        </w:rPr>
        <w:t xml:space="preserve">http://www.fil.ion.ucl.ac.uk/spm). </w:t>
      </w:r>
      <w:r w:rsidR="001F29F7">
        <w:rPr>
          <w:rFonts w:ascii="Times New Roman" w:hAnsi="Times New Roman" w:cs="Times New Roman"/>
          <w:sz w:val="24"/>
          <w:szCs w:val="24"/>
        </w:rPr>
        <w:t>T</w:t>
      </w:r>
      <w:r w:rsidRPr="005D7234">
        <w:rPr>
          <w:rFonts w:ascii="Times New Roman" w:hAnsi="Times New Roman" w:cs="Times New Roman"/>
          <w:sz w:val="24"/>
          <w:szCs w:val="24"/>
        </w:rPr>
        <w:t xml:space="preserve">he first ten images were </w:t>
      </w:r>
      <w:del w:id="65" w:author="Yue" w:date="2016-08-10T08:41:00Z">
        <w:r w:rsidRPr="005D7234" w:rsidDel="0052443C">
          <w:rPr>
            <w:rFonts w:ascii="Times New Roman" w:hAnsi="Times New Roman" w:cs="Times New Roman"/>
            <w:sz w:val="24"/>
            <w:szCs w:val="24"/>
          </w:rPr>
          <w:delText xml:space="preserve">deleted </w:delText>
        </w:r>
      </w:del>
      <w:ins w:id="66" w:author="Yue" w:date="2016-08-10T08:45:00Z">
        <w:r w:rsidR="00490A34">
          <w:rPr>
            <w:rFonts w:ascii="Times New Roman" w:hAnsi="Times New Roman" w:cs="Times New Roman"/>
            <w:sz w:val="24"/>
            <w:szCs w:val="24"/>
          </w:rPr>
          <w:t>discarded</w:t>
        </w:r>
      </w:ins>
      <w:ins w:id="67" w:author="Yue" w:date="2016-08-10T08:41:00Z">
        <w:r w:rsidR="0052443C"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for </w:t>
      </w:r>
      <w:del w:id="68" w:author="Yue" w:date="2016-08-10T08:41:00Z">
        <w:r w:rsidRPr="005D7234" w:rsidDel="002934C5">
          <w:rPr>
            <w:rFonts w:ascii="Times New Roman" w:hAnsi="Times New Roman" w:cs="Times New Roman"/>
            <w:sz w:val="24"/>
            <w:szCs w:val="24"/>
          </w:rPr>
          <w:delText xml:space="preserve">the </w:delText>
        </w:r>
      </w:del>
      <w:r w:rsidRPr="005D7234">
        <w:rPr>
          <w:rFonts w:ascii="Times New Roman" w:hAnsi="Times New Roman" w:cs="Times New Roman"/>
          <w:sz w:val="24"/>
          <w:szCs w:val="24"/>
        </w:rPr>
        <w:t xml:space="preserve">signal equilibration. The remaining images were </w:t>
      </w:r>
      <w:del w:id="69" w:author="Yue" w:date="2016-08-10T08:42:00Z">
        <w:r w:rsidRPr="005D7234" w:rsidDel="001B348A">
          <w:rPr>
            <w:rFonts w:ascii="Times New Roman" w:hAnsi="Times New Roman" w:cs="Times New Roman"/>
            <w:sz w:val="24"/>
            <w:szCs w:val="24"/>
          </w:rPr>
          <w:delText xml:space="preserve">conducted </w:delText>
        </w:r>
      </w:del>
      <w:ins w:id="70" w:author="Yue" w:date="2016-08-10T08:42:00Z">
        <w:r w:rsidR="001B348A">
          <w:rPr>
            <w:rFonts w:ascii="Times New Roman" w:hAnsi="Times New Roman" w:cs="Times New Roman"/>
            <w:sz w:val="24"/>
            <w:szCs w:val="24"/>
          </w:rPr>
          <w:t>corrected</w:t>
        </w:r>
        <w:r w:rsidR="001B348A"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for slice </w:t>
      </w:r>
      <w:del w:id="71" w:author="Yue" w:date="2016-08-10T08:43:00Z">
        <w:r w:rsidRPr="005D7234" w:rsidDel="00AC31C2">
          <w:rPr>
            <w:rFonts w:ascii="Times New Roman" w:hAnsi="Times New Roman" w:cs="Times New Roman"/>
            <w:sz w:val="24"/>
            <w:szCs w:val="24"/>
          </w:rPr>
          <w:delText xml:space="preserve">acquisition </w:delText>
        </w:r>
      </w:del>
      <w:ins w:id="72" w:author="Yue" w:date="2016-08-10T08:43:00Z">
        <w:r w:rsidR="00AC31C2">
          <w:rPr>
            <w:rFonts w:ascii="Times New Roman" w:hAnsi="Times New Roman" w:cs="Times New Roman"/>
            <w:sz w:val="24"/>
            <w:szCs w:val="24"/>
          </w:rPr>
          <w:t>timing</w:t>
        </w:r>
        <w:r w:rsidR="00AC31C2" w:rsidRPr="005D7234">
          <w:rPr>
            <w:rFonts w:ascii="Times New Roman" w:hAnsi="Times New Roman" w:cs="Times New Roman"/>
            <w:sz w:val="24"/>
            <w:szCs w:val="24"/>
          </w:rPr>
          <w:t xml:space="preserve"> </w:t>
        </w:r>
      </w:ins>
      <w:del w:id="73" w:author="Yue" w:date="2016-08-09T16:53:00Z">
        <w:r w:rsidRPr="005D7234" w:rsidDel="00C05BBF">
          <w:rPr>
            <w:rFonts w:ascii="Times New Roman" w:hAnsi="Times New Roman" w:cs="Times New Roman"/>
            <w:sz w:val="24"/>
            <w:szCs w:val="24"/>
          </w:rPr>
          <w:delText>correcti</w:delText>
        </w:r>
        <w:r w:rsidDel="00C05BBF">
          <w:rPr>
            <w:rFonts w:ascii="Times New Roman" w:hAnsi="Times New Roman" w:cs="Times New Roman"/>
            <w:sz w:val="24"/>
            <w:szCs w:val="24"/>
          </w:rPr>
          <w:delText xml:space="preserve">on </w:delText>
        </w:r>
      </w:del>
      <w:r>
        <w:rPr>
          <w:rFonts w:ascii="Times New Roman" w:hAnsi="Times New Roman" w:cs="Times New Roman"/>
          <w:sz w:val="24"/>
          <w:szCs w:val="24"/>
        </w:rPr>
        <w:t xml:space="preserve">and head motion </w:t>
      </w:r>
      <w:del w:id="74" w:author="Yue" w:date="2016-08-10T08:43:00Z">
        <w:r w:rsidDel="003D0BC6">
          <w:rPr>
            <w:rFonts w:ascii="Times New Roman" w:hAnsi="Times New Roman" w:cs="Times New Roman"/>
            <w:sz w:val="24"/>
            <w:szCs w:val="24"/>
          </w:rPr>
          <w:delText>correction</w:delText>
        </w:r>
      </w:del>
      <w:ins w:id="75" w:author="Yue" w:date="2016-08-10T08:43:00Z">
        <w:r w:rsidR="003D0BC6">
          <w:rPr>
            <w:rFonts w:ascii="Times New Roman" w:hAnsi="Times New Roman" w:cs="Times New Roman"/>
            <w:sz w:val="24"/>
            <w:szCs w:val="24"/>
          </w:rPr>
          <w:t>movement</w:t>
        </w:r>
      </w:ins>
      <w:r>
        <w:rPr>
          <w:rFonts w:ascii="Times New Roman" w:hAnsi="Times New Roman" w:cs="Times New Roman"/>
          <w:sz w:val="24"/>
          <w:szCs w:val="24"/>
        </w:rPr>
        <w:t xml:space="preserve">. </w:t>
      </w:r>
      <w:ins w:id="76" w:author="Yue" w:date="2016-08-10T08:47:00Z">
        <w:r w:rsidR="00F00EC8">
          <w:rPr>
            <w:rFonts w:ascii="Times New Roman" w:hAnsi="Times New Roman" w:cs="Times New Roman"/>
            <w:sz w:val="24"/>
            <w:szCs w:val="24"/>
          </w:rPr>
          <w:t xml:space="preserve">We excluded ** </w:t>
        </w:r>
      </w:ins>
      <w:ins w:id="77" w:author="Yue" w:date="2016-08-10T08:49:00Z">
        <w:r w:rsidR="004D0EFC">
          <w:rPr>
            <w:rFonts w:ascii="Times New Roman" w:hAnsi="Times New Roman" w:cs="Times New Roman"/>
            <w:sz w:val="24"/>
            <w:szCs w:val="24"/>
          </w:rPr>
          <w:t>SZ</w:t>
        </w:r>
      </w:ins>
      <w:ins w:id="78" w:author="Yue" w:date="2016-08-10T08:47:00Z">
        <w:r w:rsidR="00F00EC8">
          <w:rPr>
            <w:rFonts w:ascii="Times New Roman" w:hAnsi="Times New Roman" w:cs="Times New Roman"/>
            <w:sz w:val="24"/>
            <w:szCs w:val="24"/>
          </w:rPr>
          <w:t xml:space="preserve">s and ** HCs </w:t>
        </w:r>
        <w:r w:rsidR="0040056B">
          <w:rPr>
            <w:rFonts w:ascii="Times New Roman" w:hAnsi="Times New Roman" w:cs="Times New Roman"/>
            <w:sz w:val="24"/>
            <w:szCs w:val="24"/>
          </w:rPr>
          <w:t>who</w:t>
        </w:r>
      </w:ins>
      <w:del w:id="79" w:author="Yue" w:date="2016-08-10T08:48:00Z">
        <w:r w:rsidRPr="005D7234" w:rsidDel="0040056B">
          <w:rPr>
            <w:rFonts w:ascii="Times New Roman" w:hAnsi="Times New Roman" w:cs="Times New Roman"/>
            <w:sz w:val="24"/>
            <w:szCs w:val="24"/>
          </w:rPr>
          <w:delText>The fMRI data which</w:delText>
        </w:r>
      </w:del>
      <w:ins w:id="80" w:author="Yue" w:date="2016-08-10T08:48:00Z">
        <w:r w:rsidR="00A64FF2">
          <w:rPr>
            <w:rFonts w:ascii="Times New Roman" w:hAnsi="Times New Roman" w:cs="Times New Roman"/>
            <w:sz w:val="24"/>
            <w:szCs w:val="24"/>
          </w:rPr>
          <w:t xml:space="preserve"> </w:t>
        </w:r>
      </w:ins>
      <w:del w:id="81" w:author="Yue" w:date="2016-08-10T08:48:00Z">
        <w:r w:rsidRPr="005D7234" w:rsidDel="00A64FF2">
          <w:rPr>
            <w:rFonts w:ascii="Times New Roman" w:hAnsi="Times New Roman" w:cs="Times New Roman"/>
            <w:sz w:val="24"/>
            <w:szCs w:val="24"/>
          </w:rPr>
          <w:delText xml:space="preserve"> </w:delText>
        </w:r>
      </w:del>
      <w:r w:rsidRPr="005D7234">
        <w:rPr>
          <w:rFonts w:ascii="Times New Roman" w:hAnsi="Times New Roman" w:cs="Times New Roman"/>
          <w:sz w:val="24"/>
          <w:szCs w:val="24"/>
        </w:rPr>
        <w:t>had</w:t>
      </w:r>
      <w:r>
        <w:rPr>
          <w:rFonts w:ascii="Times New Roman" w:hAnsi="Times New Roman" w:cs="Times New Roman"/>
          <w:sz w:val="24"/>
          <w:szCs w:val="24"/>
        </w:rPr>
        <w:t xml:space="preserve"> </w:t>
      </w:r>
      <w:del w:id="82" w:author="Yue" w:date="2016-08-10T08:48:00Z">
        <w:r w:rsidRPr="005D7234" w:rsidDel="00144C75">
          <w:rPr>
            <w:rFonts w:ascii="Times New Roman" w:hAnsi="Times New Roman" w:cs="Times New Roman"/>
            <w:sz w:val="24"/>
            <w:szCs w:val="24"/>
          </w:rPr>
          <w:delText xml:space="preserve">less </w:delText>
        </w:r>
      </w:del>
      <w:ins w:id="83" w:author="Yue" w:date="2016-08-10T08:48:00Z">
        <w:r w:rsidR="00CA2663">
          <w:rPr>
            <w:rFonts w:ascii="Times New Roman" w:hAnsi="Times New Roman" w:cs="Times New Roman"/>
            <w:sz w:val="24"/>
            <w:szCs w:val="24"/>
          </w:rPr>
          <w:t>larger</w:t>
        </w:r>
        <w:r w:rsidR="00144C75"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than 3.0</w:t>
      </w:r>
      <w:r w:rsidR="00B60970">
        <w:rPr>
          <w:rFonts w:ascii="Times New Roman" w:hAnsi="Times New Roman" w:cs="Times New Roman"/>
          <w:sz w:val="24"/>
          <w:szCs w:val="24"/>
        </w:rPr>
        <w:t xml:space="preserve"> </w:t>
      </w:r>
      <w:r w:rsidR="00355278">
        <w:rPr>
          <w:rFonts w:ascii="Times New Roman" w:hAnsi="Times New Roman" w:cs="Times New Roman"/>
          <w:sz w:val="24"/>
          <w:szCs w:val="24"/>
        </w:rPr>
        <w:t xml:space="preserve">mm of head motion </w:t>
      </w:r>
      <w:del w:id="84" w:author="Yue" w:date="2016-08-10T08:48:00Z">
        <w:r w:rsidR="00355278" w:rsidDel="00020428">
          <w:rPr>
            <w:rFonts w:ascii="Times New Roman" w:hAnsi="Times New Roman" w:cs="Times New Roman"/>
            <w:sz w:val="24"/>
            <w:szCs w:val="24"/>
          </w:rPr>
          <w:delText>and</w:delText>
        </w:r>
        <w:r w:rsidR="00705F0B" w:rsidDel="00020428">
          <w:rPr>
            <w:rFonts w:ascii="Times New Roman" w:hAnsi="Times New Roman" w:cs="Times New Roman"/>
            <w:sz w:val="24"/>
            <w:szCs w:val="24"/>
          </w:rPr>
          <w:delText xml:space="preserve"> </w:delText>
        </w:r>
      </w:del>
      <w:ins w:id="85" w:author="Yue" w:date="2016-08-10T08:48:00Z">
        <w:r w:rsidR="00020428">
          <w:rPr>
            <w:rFonts w:ascii="Times New Roman" w:hAnsi="Times New Roman" w:cs="Times New Roman"/>
            <w:sz w:val="24"/>
            <w:szCs w:val="24"/>
          </w:rPr>
          <w:t xml:space="preserve">or </w:t>
        </w:r>
      </w:ins>
      <m:oMath>
        <m:r>
          <w:rPr>
            <w:rFonts w:ascii="Cambria Math" w:hAnsi="Cambria Math" w:cs="Times New Roman"/>
            <w:sz w:val="24"/>
            <w:szCs w:val="24"/>
          </w:rPr>
          <m:t>3.0°</m:t>
        </m:r>
      </m:oMath>
      <w:r w:rsidR="00705F0B">
        <w:rPr>
          <w:rFonts w:ascii="Times New Roman" w:hAnsi="Times New Roman" w:cs="Times New Roman" w:hint="eastAsia"/>
          <w:sz w:val="24"/>
          <w:szCs w:val="24"/>
        </w:rPr>
        <w:t xml:space="preserve"> </w:t>
      </w:r>
      <w:r w:rsidR="00355278">
        <w:rPr>
          <w:rFonts w:ascii="Times New Roman" w:hAnsi="Times New Roman" w:cs="Times New Roman"/>
          <w:sz w:val="24"/>
          <w:szCs w:val="24"/>
        </w:rPr>
        <w:t xml:space="preserve">of </w:t>
      </w:r>
      <w:r w:rsidRPr="005D7234">
        <w:rPr>
          <w:rFonts w:ascii="Times New Roman" w:hAnsi="Times New Roman" w:cs="Times New Roman"/>
          <w:sz w:val="24"/>
          <w:szCs w:val="24"/>
        </w:rPr>
        <w:t>angular</w:t>
      </w:r>
      <w:r>
        <w:rPr>
          <w:rFonts w:ascii="Times New Roman" w:hAnsi="Times New Roman" w:cs="Times New Roman"/>
          <w:sz w:val="24"/>
          <w:szCs w:val="24"/>
        </w:rPr>
        <w:t xml:space="preserve"> rotation</w:t>
      </w:r>
      <w:del w:id="86" w:author="Yue" w:date="2016-08-10T08:48:00Z">
        <w:r w:rsidDel="00994CDB">
          <w:rPr>
            <w:rFonts w:ascii="Times New Roman" w:hAnsi="Times New Roman" w:cs="Times New Roman"/>
            <w:sz w:val="24"/>
            <w:szCs w:val="24"/>
          </w:rPr>
          <w:delText xml:space="preserve"> were included</w:delText>
        </w:r>
      </w:del>
      <w:commentRangeStart w:id="87"/>
      <w:r>
        <w:rPr>
          <w:rFonts w:ascii="Times New Roman" w:hAnsi="Times New Roman" w:cs="Times New Roman"/>
          <w:sz w:val="24"/>
          <w:szCs w:val="24"/>
        </w:rPr>
        <w:t xml:space="preserve">. </w:t>
      </w:r>
      <w:commentRangeEnd w:id="87"/>
      <w:r w:rsidR="007F0B8A">
        <w:rPr>
          <w:rStyle w:val="ab"/>
        </w:rPr>
        <w:commentReference w:id="87"/>
      </w:r>
      <w:r w:rsidRPr="006D5FAF">
        <w:rPr>
          <w:rFonts w:ascii="Times New Roman" w:hAnsi="Times New Roman" w:cs="Times New Roman"/>
          <w:sz w:val="24"/>
          <w:szCs w:val="24"/>
        </w:rPr>
        <w:t xml:space="preserve">There were no differences </w:t>
      </w:r>
      <w:r w:rsidR="006D5FAF" w:rsidRPr="006D5FAF">
        <w:rPr>
          <w:rFonts w:ascii="Times New Roman" w:hAnsi="Times New Roman" w:cs="Times New Roman"/>
          <w:sz w:val="24"/>
          <w:szCs w:val="24"/>
        </w:rPr>
        <w:t>with regard to the maximum displacement and maximum rotation between groups</w:t>
      </w:r>
      <w:ins w:id="88" w:author="Yue" w:date="2016-08-10T08:51:00Z">
        <w:r w:rsidR="008575AC">
          <w:rPr>
            <w:rFonts w:ascii="Times New Roman" w:hAnsi="Times New Roman" w:cs="Times New Roman"/>
            <w:sz w:val="24"/>
            <w:szCs w:val="24"/>
          </w:rPr>
          <w:t xml:space="preserve"> at all sites</w:t>
        </w:r>
      </w:ins>
      <w:r w:rsidR="006D5FAF" w:rsidRPr="006D5FAF">
        <w:rPr>
          <w:rFonts w:ascii="Times New Roman" w:hAnsi="Times New Roman" w:cs="Times New Roman"/>
          <w:sz w:val="24"/>
          <w:szCs w:val="24"/>
        </w:rPr>
        <w:t xml:space="preserve">, except that at HMS </w:t>
      </w:r>
      <w:del w:id="89" w:author="Yue" w:date="2016-08-10T08:52:00Z">
        <w:r w:rsidR="006D5FAF" w:rsidRPr="006D5FAF" w:rsidDel="00B95925">
          <w:rPr>
            <w:rFonts w:ascii="Times New Roman" w:hAnsi="Times New Roman" w:cs="Times New Roman"/>
            <w:sz w:val="24"/>
            <w:szCs w:val="24"/>
          </w:rPr>
          <w:delText>site</w:delText>
        </w:r>
      </w:del>
      <w:ins w:id="90" w:author="Yue" w:date="2016-08-10T08:50:00Z">
        <w:r w:rsidR="0090257F">
          <w:rPr>
            <w:rFonts w:ascii="Times New Roman" w:hAnsi="Times New Roman" w:cs="Times New Roman"/>
            <w:sz w:val="24"/>
            <w:szCs w:val="24"/>
          </w:rPr>
          <w:t>the</w:t>
        </w:r>
      </w:ins>
      <w:r w:rsidR="006D5FAF" w:rsidRPr="006D5FAF">
        <w:rPr>
          <w:rFonts w:ascii="Times New Roman" w:hAnsi="Times New Roman" w:cs="Times New Roman"/>
          <w:sz w:val="24"/>
          <w:szCs w:val="24"/>
        </w:rPr>
        <w:t xml:space="preserve"> SZs had</w:t>
      </w:r>
      <w:ins w:id="91" w:author="Yue" w:date="2016-08-10T08:50:00Z">
        <w:r w:rsidR="00870BED">
          <w:rPr>
            <w:rFonts w:ascii="Times New Roman" w:hAnsi="Times New Roman" w:cs="Times New Roman"/>
            <w:sz w:val="24"/>
            <w:szCs w:val="24"/>
          </w:rPr>
          <w:t xml:space="preserve"> nominal</w:t>
        </w:r>
      </w:ins>
      <w:r w:rsidR="006D5FAF" w:rsidRPr="006D5FAF">
        <w:rPr>
          <w:rFonts w:ascii="Times New Roman" w:hAnsi="Times New Roman" w:cs="Times New Roman"/>
          <w:sz w:val="24"/>
          <w:szCs w:val="24"/>
        </w:rPr>
        <w:t xml:space="preserve"> higher maximum displacement (Wilcoxon rank sum test</w:t>
      </w:r>
      <w:r w:rsidR="006D5FAF">
        <w:rPr>
          <w:rFonts w:ascii="Times New Roman" w:hAnsi="Times New Roman" w:cs="Times New Roman"/>
          <w:sz w:val="24"/>
          <w:szCs w:val="24"/>
        </w:rPr>
        <w:t>, W =</w:t>
      </w:r>
      <w:r w:rsidR="006D5FAF" w:rsidRPr="006D5FAF">
        <w:rPr>
          <w:rFonts w:ascii="Times New Roman" w:hAnsi="Times New Roman" w:cs="Times New Roman"/>
          <w:sz w:val="24"/>
          <w:szCs w:val="24"/>
        </w:rPr>
        <w:t xml:space="preserve"> 2506.00</w:t>
      </w:r>
      <w:r w:rsidR="006D5FAF">
        <w:rPr>
          <w:rFonts w:ascii="Times New Roman" w:hAnsi="Times New Roman" w:cs="Times New Roman"/>
          <w:sz w:val="24"/>
          <w:szCs w:val="24"/>
        </w:rPr>
        <w:t xml:space="preserve">, </w:t>
      </w:r>
      <w:r w:rsidR="006D5FAF" w:rsidRPr="006D5FAF">
        <w:rPr>
          <w:rFonts w:ascii="Times New Roman" w:hAnsi="Times New Roman" w:cs="Times New Roman"/>
          <w:i/>
          <w:sz w:val="24"/>
          <w:szCs w:val="24"/>
        </w:rPr>
        <w:t>p</w:t>
      </w:r>
      <w:r w:rsidR="006D5FAF">
        <w:rPr>
          <w:rFonts w:ascii="Times New Roman" w:hAnsi="Times New Roman" w:cs="Times New Roman"/>
          <w:sz w:val="24"/>
          <w:szCs w:val="24"/>
        </w:rPr>
        <w:t xml:space="preserve"> &lt; 0.02</w:t>
      </w:r>
      <w:r w:rsidR="00087A69">
        <w:rPr>
          <w:rFonts w:ascii="Times New Roman" w:hAnsi="Times New Roman" w:cs="Times New Roman"/>
          <w:sz w:val="24"/>
          <w:szCs w:val="24"/>
        </w:rPr>
        <w:t xml:space="preserve">, </w:t>
      </w:r>
      <w:del w:id="92" w:author="Yue" w:date="2016-08-10T08:52:00Z">
        <w:r w:rsidR="00764647" w:rsidDel="00A778E8">
          <w:rPr>
            <w:rFonts w:ascii="Times New Roman" w:hAnsi="Times New Roman" w:cs="Times New Roman"/>
            <w:sz w:val="24"/>
            <w:szCs w:val="24"/>
          </w:rPr>
          <w:delText xml:space="preserve">supplementary </w:delText>
        </w:r>
      </w:del>
      <w:ins w:id="93" w:author="Yue" w:date="2016-08-10T08:52:00Z">
        <w:r w:rsidR="005235BC">
          <w:rPr>
            <w:rFonts w:ascii="Times New Roman" w:hAnsi="Times New Roman" w:cs="Times New Roman"/>
            <w:sz w:val="24"/>
            <w:szCs w:val="24"/>
          </w:rPr>
          <w:t xml:space="preserve">see </w:t>
        </w:r>
        <w:r w:rsidR="00A778E8">
          <w:rPr>
            <w:rFonts w:ascii="Times New Roman" w:hAnsi="Times New Roman" w:cs="Times New Roman"/>
            <w:sz w:val="24"/>
            <w:szCs w:val="24"/>
          </w:rPr>
          <w:t xml:space="preserve">Supplementary </w:t>
        </w:r>
      </w:ins>
      <w:r w:rsidR="00764647">
        <w:rPr>
          <w:rFonts w:ascii="Times New Roman" w:hAnsi="Times New Roman" w:cs="Times New Roman"/>
          <w:sz w:val="24"/>
          <w:szCs w:val="24"/>
        </w:rPr>
        <w:t>Table 9</w:t>
      </w:r>
      <w:ins w:id="94" w:author="Yue" w:date="2016-08-10T08:52:00Z">
        <w:r w:rsidR="005235BC">
          <w:rPr>
            <w:rFonts w:ascii="Times New Roman" w:hAnsi="Times New Roman" w:cs="Times New Roman"/>
            <w:sz w:val="24"/>
            <w:szCs w:val="24"/>
          </w:rPr>
          <w:t xml:space="preserve"> for details</w:t>
        </w:r>
      </w:ins>
      <w:r w:rsidR="006D5FAF">
        <w:rPr>
          <w:rFonts w:ascii="Times New Roman" w:hAnsi="Times New Roman" w:cs="Times New Roman"/>
          <w:sz w:val="24"/>
          <w:szCs w:val="24"/>
        </w:rPr>
        <w:t>)</w:t>
      </w:r>
      <w:r w:rsidRPr="006D5FAF">
        <w:rPr>
          <w:rFonts w:ascii="Times New Roman" w:hAnsi="Times New Roman" w:cs="Times New Roman"/>
          <w:sz w:val="24"/>
          <w:szCs w:val="24"/>
        </w:rPr>
        <w:t>.</w:t>
      </w:r>
      <w:r w:rsidRPr="005D7234">
        <w:rPr>
          <w:rFonts w:ascii="Times New Roman" w:hAnsi="Times New Roman" w:cs="Times New Roman"/>
          <w:sz w:val="24"/>
          <w:szCs w:val="24"/>
        </w:rPr>
        <w:t xml:space="preserve"> </w:t>
      </w:r>
      <w:del w:id="95" w:author="Yue" w:date="2016-08-09T16:56:00Z">
        <w:r w:rsidRPr="005D7234" w:rsidDel="0013626E">
          <w:rPr>
            <w:rFonts w:ascii="Times New Roman" w:hAnsi="Times New Roman" w:cs="Times New Roman"/>
            <w:sz w:val="24"/>
            <w:szCs w:val="24"/>
          </w:rPr>
          <w:delText>Then t</w:delText>
        </w:r>
      </w:del>
      <w:ins w:id="96" w:author="Yue" w:date="2016-08-09T16:56:00Z">
        <w:r w:rsidR="0013626E">
          <w:rPr>
            <w:rFonts w:ascii="Times New Roman" w:hAnsi="Times New Roman" w:cs="Times New Roman" w:hint="eastAsia"/>
            <w:sz w:val="24"/>
            <w:szCs w:val="24"/>
          </w:rPr>
          <w:t>T</w:t>
        </w:r>
      </w:ins>
      <w:r w:rsidRPr="005D7234">
        <w:rPr>
          <w:rFonts w:ascii="Times New Roman" w:hAnsi="Times New Roman" w:cs="Times New Roman"/>
          <w:sz w:val="24"/>
          <w:szCs w:val="24"/>
        </w:rPr>
        <w:t>he fMRI images were</w:t>
      </w:r>
      <w:ins w:id="97" w:author="Yue" w:date="2016-08-09T16:56:00Z">
        <w:r w:rsidR="0013626E">
          <w:rPr>
            <w:rFonts w:ascii="Times New Roman" w:hAnsi="Times New Roman" w:cs="Times New Roman" w:hint="eastAsia"/>
            <w:sz w:val="24"/>
            <w:szCs w:val="24"/>
          </w:rPr>
          <w:t xml:space="preserve"> then</w:t>
        </w:r>
      </w:ins>
      <w:r w:rsidRPr="005D7234">
        <w:rPr>
          <w:rFonts w:ascii="Times New Roman" w:hAnsi="Times New Roman" w:cs="Times New Roman"/>
          <w:sz w:val="24"/>
          <w:szCs w:val="24"/>
        </w:rPr>
        <w:t xml:space="preserve"> normalized to the standard Montreal Neurological Institute (MNI) template </w:t>
      </w:r>
      <w:del w:id="98" w:author="Yue" w:date="2016-08-10T08:53:00Z">
        <w:r w:rsidRPr="005D7234" w:rsidDel="001303D3">
          <w:rPr>
            <w:rFonts w:ascii="Times New Roman" w:hAnsi="Times New Roman" w:cs="Times New Roman"/>
            <w:sz w:val="24"/>
            <w:szCs w:val="24"/>
          </w:rPr>
          <w:delText xml:space="preserve">provided by SPM </w:delText>
        </w:r>
      </w:del>
      <w:r w:rsidRPr="005D7234">
        <w:rPr>
          <w:rFonts w:ascii="Times New Roman" w:hAnsi="Times New Roman" w:cs="Times New Roman"/>
          <w:sz w:val="24"/>
          <w:szCs w:val="24"/>
        </w:rPr>
        <w:t>and resample</w:t>
      </w:r>
      <w:r w:rsidR="00FB338B">
        <w:rPr>
          <w:rFonts w:ascii="Times New Roman" w:hAnsi="Times New Roman" w:cs="Times New Roman"/>
          <w:sz w:val="24"/>
          <w:szCs w:val="24"/>
        </w:rPr>
        <w:t>d</w:t>
      </w:r>
      <w:r w:rsidRPr="005D7234">
        <w:rPr>
          <w:rFonts w:ascii="Times New Roman" w:hAnsi="Times New Roman" w:cs="Times New Roman"/>
          <w:sz w:val="24"/>
          <w:szCs w:val="24"/>
        </w:rPr>
        <w:t xml:space="preserve"> to the 3</w:t>
      </w:r>
      <w:del w:id="99" w:author="Yue" w:date="2016-08-09T16:56:00Z">
        <w:r w:rsidRPr="005D7234" w:rsidDel="00C322C8">
          <w:rPr>
            <w:rFonts w:ascii="Times New Roman" w:hAnsi="Times New Roman" w:cs="Times New Roman" w:hint="eastAsia"/>
            <w:sz w:val="24"/>
            <w:szCs w:val="24"/>
          </w:rPr>
          <w:delText>-</w:delText>
        </w:r>
      </w:del>
      <w:ins w:id="100" w:author="Yue" w:date="2016-08-09T16:56:00Z">
        <w:r w:rsidR="00C322C8">
          <w:rPr>
            <w:rFonts w:ascii="Times New Roman" w:hAnsi="Times New Roman" w:cs="Times New Roman" w:hint="eastAsia"/>
            <w:sz w:val="24"/>
            <w:szCs w:val="24"/>
          </w:rPr>
          <w:t xml:space="preserve"> </w:t>
        </w:r>
      </w:ins>
      <w:r w:rsidRPr="005D7234">
        <w:rPr>
          <w:rFonts w:ascii="Times New Roman" w:hAnsi="Times New Roman" w:cs="Times New Roman"/>
          <w:sz w:val="24"/>
          <w:szCs w:val="24"/>
        </w:rPr>
        <w:t>mm isotropic voxels. Artefacts due to changes in global, ventric</w:t>
      </w:r>
      <w:del w:id="101" w:author="Yue" w:date="2016-08-09T16:56:00Z">
        <w:r w:rsidRPr="005D7234" w:rsidDel="008E7265">
          <w:rPr>
            <w:rFonts w:ascii="Times New Roman" w:hAnsi="Times New Roman" w:cs="Times New Roman" w:hint="eastAsia"/>
            <w:sz w:val="24"/>
            <w:szCs w:val="24"/>
          </w:rPr>
          <w:delText>le</w:delText>
        </w:r>
      </w:del>
      <w:ins w:id="102" w:author="Yue" w:date="2016-08-09T16:56:00Z">
        <w:r w:rsidR="008E7265">
          <w:rPr>
            <w:rFonts w:ascii="Times New Roman" w:hAnsi="Times New Roman" w:cs="Times New Roman" w:hint="eastAsia"/>
            <w:sz w:val="24"/>
            <w:szCs w:val="24"/>
          </w:rPr>
          <w:t>ular</w:t>
        </w:r>
      </w:ins>
      <w:r w:rsidRPr="005D7234">
        <w:rPr>
          <w:rFonts w:ascii="Times New Roman" w:hAnsi="Times New Roman" w:cs="Times New Roman"/>
          <w:sz w:val="24"/>
          <w:szCs w:val="24"/>
        </w:rPr>
        <w:t xml:space="preserve"> and white </w:t>
      </w:r>
      <w:r w:rsidRPr="005D7234">
        <w:rPr>
          <w:rFonts w:ascii="Times New Roman" w:hAnsi="Times New Roman" w:cs="Times New Roman"/>
          <w:sz w:val="24"/>
          <w:szCs w:val="24"/>
        </w:rPr>
        <w:lastRenderedPageBreak/>
        <w:t xml:space="preserve">matter signals, </w:t>
      </w:r>
      <w:ins w:id="103" w:author="Yue" w:date="2016-08-10T08:54:00Z">
        <w:r w:rsidR="001303D3">
          <w:rPr>
            <w:rFonts w:ascii="Times New Roman" w:hAnsi="Times New Roman" w:cs="Times New Roman"/>
            <w:sz w:val="24"/>
            <w:szCs w:val="24"/>
          </w:rPr>
          <w:t xml:space="preserve">and </w:t>
        </w:r>
      </w:ins>
      <w:r w:rsidRPr="005D7234">
        <w:rPr>
          <w:rFonts w:ascii="Times New Roman" w:hAnsi="Times New Roman" w:cs="Times New Roman"/>
          <w:sz w:val="24"/>
          <w:szCs w:val="24"/>
        </w:rPr>
        <w:t xml:space="preserve">residual motion were removed using voxel-wise regression. A temporal filter (0.01 Hz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f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0.08 Hz) </w:t>
      </w:r>
      <w:del w:id="104" w:author="Yue" w:date="2016-08-10T08:58:00Z">
        <w:r w:rsidRPr="005D7234" w:rsidDel="00C4090D">
          <w:rPr>
            <w:rFonts w:ascii="Times New Roman" w:hAnsi="Times New Roman" w:cs="Times New Roman"/>
            <w:sz w:val="24"/>
            <w:szCs w:val="24"/>
          </w:rPr>
          <w:delText xml:space="preserve">were </w:delText>
        </w:r>
      </w:del>
      <w:ins w:id="105" w:author="Yue" w:date="2016-08-10T08:58:00Z">
        <w:r w:rsidR="00C4090D">
          <w:rPr>
            <w:rFonts w:ascii="Times New Roman" w:hAnsi="Times New Roman" w:cs="Times New Roman"/>
            <w:sz w:val="24"/>
            <w:szCs w:val="24"/>
          </w:rPr>
          <w:t>was</w:t>
        </w:r>
        <w:r w:rsidR="00C4090D"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used to reduce the low-frequency drift and physiological high frequency respiratory and cardiac noise. Finally, the data </w:t>
      </w:r>
      <w:del w:id="106" w:author="Yue" w:date="2016-08-09T16:19:00Z">
        <w:r w:rsidRPr="005D7234" w:rsidDel="00633260">
          <w:rPr>
            <w:rFonts w:ascii="Times New Roman" w:hAnsi="Times New Roman" w:cs="Times New Roman"/>
            <w:sz w:val="24"/>
            <w:szCs w:val="24"/>
          </w:rPr>
          <w:delText xml:space="preserve">was </w:delText>
        </w:r>
      </w:del>
      <w:ins w:id="107" w:author="Yue" w:date="2016-08-09T16:19:00Z">
        <w:r w:rsidR="00633260">
          <w:rPr>
            <w:rFonts w:ascii="Times New Roman" w:hAnsi="Times New Roman" w:cs="Times New Roman"/>
            <w:sz w:val="24"/>
            <w:szCs w:val="24"/>
          </w:rPr>
          <w:t>were</w:t>
        </w:r>
        <w:r w:rsidR="00633260"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smoothed with an isotropic Gaussian kernel of 6 mm full-width at half-maximum. </w:t>
      </w:r>
    </w:p>
    <w:p w14:paraId="5804012B" w14:textId="09008E40" w:rsidR="005D7234" w:rsidRPr="00C804E7" w:rsidDel="0078591F" w:rsidRDefault="005D7234" w:rsidP="00984A5F">
      <w:pPr>
        <w:spacing w:line="480" w:lineRule="auto"/>
        <w:rPr>
          <w:moveFrom w:id="108" w:author="Yue" w:date="2016-08-10T09:34:00Z"/>
          <w:rFonts w:ascii="Times New Roman" w:hAnsi="Times New Roman" w:cs="Times New Roman"/>
          <w:i/>
          <w:sz w:val="24"/>
          <w:szCs w:val="24"/>
        </w:rPr>
      </w:pPr>
      <w:moveFromRangeStart w:id="109" w:author="Yue" w:date="2016-08-10T09:34:00Z" w:name="move458584976"/>
      <w:moveFrom w:id="110" w:author="Yue" w:date="2016-08-10T09:34:00Z">
        <w:r w:rsidRPr="00C804E7" w:rsidDel="0078591F">
          <w:rPr>
            <w:rFonts w:ascii="Times New Roman" w:hAnsi="Times New Roman" w:cs="Times New Roman"/>
            <w:i/>
            <w:sz w:val="24"/>
            <w:szCs w:val="24"/>
          </w:rPr>
          <w:t>Functional connectivity analysis</w:t>
        </w:r>
      </w:moveFrom>
    </w:p>
    <w:moveFromRangeEnd w:id="109"/>
    <w:p w14:paraId="2CADB2F4" w14:textId="2B9B0C62" w:rsidR="005D7234" w:rsidRPr="006F516C" w:rsidRDefault="005D7234" w:rsidP="00984A5F">
      <w:pPr>
        <w:spacing w:line="480" w:lineRule="auto"/>
        <w:rPr>
          <w:rFonts w:ascii="Times New Roman" w:hAnsi="Times New Roman" w:cs="Times New Roman" w:hint="eastAsia"/>
          <w:i/>
          <w:sz w:val="24"/>
          <w:szCs w:val="24"/>
          <w:rPrChange w:id="111" w:author="Yue" w:date="2016-08-10T09:34:00Z">
            <w:rPr>
              <w:rFonts w:ascii="Times New Roman" w:hAnsi="Times New Roman" w:cs="Times New Roman" w:hint="eastAsia"/>
              <w:sz w:val="24"/>
              <w:szCs w:val="24"/>
            </w:rPr>
          </w:rPrChange>
        </w:rPr>
      </w:pPr>
      <w:r w:rsidRPr="006F516C">
        <w:rPr>
          <w:rFonts w:ascii="Times New Roman" w:hAnsi="Times New Roman" w:cs="Times New Roman"/>
          <w:i/>
          <w:sz w:val="24"/>
          <w:szCs w:val="24"/>
          <w:rPrChange w:id="112" w:author="Yue" w:date="2016-08-10T09:34:00Z">
            <w:rPr>
              <w:rFonts w:ascii="Times New Roman" w:hAnsi="Times New Roman" w:cs="Times New Roman"/>
              <w:sz w:val="24"/>
              <w:szCs w:val="24"/>
            </w:rPr>
          </w:rPrChange>
        </w:rPr>
        <w:t>Regions of interest (ROIs)</w:t>
      </w:r>
    </w:p>
    <w:p w14:paraId="1EB6F670" w14:textId="77777777" w:rsidR="005D7234" w:rsidRPr="005D7234" w:rsidRDefault="005D7234" w:rsidP="00984A5F">
      <w:pPr>
        <w:spacing w:line="480" w:lineRule="auto"/>
        <w:rPr>
          <w:rFonts w:ascii="Times New Roman" w:hAnsi="Times New Roman" w:cs="Times New Roman"/>
          <w:sz w:val="24"/>
          <w:szCs w:val="24"/>
        </w:rPr>
      </w:pPr>
    </w:p>
    <w:p w14:paraId="6C18D836" w14:textId="14379C78"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The ROIs in this study were </w:t>
      </w:r>
      <w:ins w:id="113" w:author="Yue" w:date="2016-08-09T16:57:00Z">
        <w:r w:rsidR="00530174">
          <w:rPr>
            <w:rFonts w:ascii="Times New Roman" w:hAnsi="Times New Roman" w:cs="Times New Roman"/>
            <w:sz w:val="24"/>
            <w:szCs w:val="24"/>
          </w:rPr>
          <w:t xml:space="preserve">derived </w:t>
        </w:r>
      </w:ins>
      <w:del w:id="114" w:author="Yue" w:date="2016-08-09T16:57:00Z">
        <w:r w:rsidRPr="005D7234" w:rsidDel="00530174">
          <w:rPr>
            <w:rFonts w:ascii="Times New Roman" w:hAnsi="Times New Roman" w:cs="Times New Roman" w:hint="eastAsia"/>
            <w:sz w:val="24"/>
            <w:szCs w:val="24"/>
          </w:rPr>
          <w:delText xml:space="preserve">extracted </w:delText>
        </w:r>
      </w:del>
      <w:r w:rsidRPr="005D7234">
        <w:rPr>
          <w:rFonts w:ascii="Times New Roman" w:hAnsi="Times New Roman" w:cs="Times New Roman"/>
          <w:sz w:val="24"/>
          <w:szCs w:val="24"/>
        </w:rPr>
        <w:t>from a previous meta-analysis</w:t>
      </w:r>
      <w:ins w:id="115" w:author="Yue" w:date="2016-08-10T09:12:00Z">
        <w:r w:rsidR="002B57C6">
          <w:rPr>
            <w:rFonts w:ascii="Times New Roman" w:hAnsi="Times New Roman" w:cs="Times New Roman"/>
            <w:sz w:val="24"/>
            <w:szCs w:val="24"/>
          </w:rPr>
          <w:t xml:space="preserve"> </w:t>
        </w:r>
      </w:ins>
      <w:del w:id="116" w:author="Yue" w:date="2016-08-10T09:16:00Z">
        <w:r w:rsidR="00A612BA" w:rsidDel="00274542">
          <w:rPr>
            <w:rFonts w:ascii="Times New Roman" w:hAnsi="Times New Roman" w:cs="Times New Roman"/>
            <w:sz w:val="24"/>
            <w:szCs w:val="24"/>
          </w:rPr>
          <w:delText xml:space="preserve"> </w:delText>
        </w:r>
      </w:del>
      <w:r w:rsidR="00A612BA">
        <w:rPr>
          <w:rFonts w:ascii="Times New Roman" w:hAnsi="Times New Roman" w:cs="Times New Roman"/>
          <w:sz w:val="24"/>
          <w:szCs w:val="24"/>
        </w:rPr>
        <w:fldChar w:fldCharType="begin"/>
      </w:r>
      <w:r w:rsidR="00A612BA">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A612BA">
        <w:rPr>
          <w:rFonts w:ascii="Times New Roman" w:hAnsi="Times New Roman" w:cs="Times New Roman"/>
          <w:sz w:val="24"/>
          <w:szCs w:val="24"/>
        </w:rPr>
        <w:fldChar w:fldCharType="separate"/>
      </w:r>
      <w:r w:rsidR="00A612BA">
        <w:rPr>
          <w:rFonts w:ascii="Times New Roman" w:hAnsi="Times New Roman" w:cs="Times New Roman"/>
          <w:noProof/>
          <w:sz w:val="24"/>
          <w:szCs w:val="24"/>
        </w:rPr>
        <w:t>(</w:t>
      </w:r>
      <w:hyperlink w:anchor="_ENREF_45" w:tooltip="Rottschy, 2012 #699" w:history="1">
        <w:r w:rsidR="00EE0723">
          <w:rPr>
            <w:rFonts w:ascii="Times New Roman" w:hAnsi="Times New Roman" w:cs="Times New Roman"/>
            <w:noProof/>
            <w:sz w:val="24"/>
            <w:szCs w:val="24"/>
          </w:rPr>
          <w:t>Rottschy et al., 2012</w:t>
        </w:r>
      </w:hyperlink>
      <w:r w:rsidR="00A612BA">
        <w:rPr>
          <w:rFonts w:ascii="Times New Roman" w:hAnsi="Times New Roman" w:cs="Times New Roman"/>
          <w:noProof/>
          <w:sz w:val="24"/>
          <w:szCs w:val="24"/>
        </w:rPr>
        <w:t>)</w:t>
      </w:r>
      <w:r w:rsidR="00A612BA">
        <w:rPr>
          <w:rFonts w:ascii="Times New Roman" w:hAnsi="Times New Roman" w:cs="Times New Roman"/>
          <w:sz w:val="24"/>
          <w:szCs w:val="24"/>
        </w:rPr>
        <w:fldChar w:fldCharType="end"/>
      </w:r>
      <w:r w:rsidRPr="005D7234">
        <w:rPr>
          <w:rFonts w:ascii="Times New Roman" w:hAnsi="Times New Roman" w:cs="Times New Roman"/>
          <w:sz w:val="24"/>
          <w:szCs w:val="24"/>
        </w:rPr>
        <w:t xml:space="preserve">, in which </w:t>
      </w:r>
      <w:del w:id="117" w:author="Yue" w:date="2016-08-10T09:13:00Z">
        <w:r w:rsidRPr="005D7234" w:rsidDel="00B075F4">
          <w:rPr>
            <w:rFonts w:ascii="Times New Roman" w:hAnsi="Times New Roman" w:cs="Times New Roman"/>
            <w:sz w:val="24"/>
            <w:szCs w:val="24"/>
          </w:rPr>
          <w:delText xml:space="preserve">they </w:delText>
        </w:r>
      </w:del>
      <w:ins w:id="118" w:author="Yue" w:date="2016-08-10T09:13:00Z">
        <w:r w:rsidR="00B075F4">
          <w:rPr>
            <w:rFonts w:ascii="Times New Roman" w:hAnsi="Times New Roman" w:cs="Times New Roman"/>
            <w:sz w:val="24"/>
            <w:szCs w:val="24"/>
          </w:rPr>
          <w:t xml:space="preserve">Rottschy and colleagues </w:t>
        </w:r>
      </w:ins>
      <w:del w:id="119" w:author="Yue" w:date="2016-08-10T09:12:00Z">
        <w:r w:rsidRPr="005D7234" w:rsidDel="00352EDD">
          <w:rPr>
            <w:rFonts w:ascii="Times New Roman" w:hAnsi="Times New Roman" w:cs="Times New Roman"/>
            <w:sz w:val="24"/>
            <w:szCs w:val="24"/>
          </w:rPr>
          <w:delText>f</w:delText>
        </w:r>
        <w:r w:rsidR="00967EEC" w:rsidDel="00352EDD">
          <w:rPr>
            <w:rFonts w:ascii="Times New Roman" w:hAnsi="Times New Roman" w:cs="Times New Roman"/>
            <w:sz w:val="24"/>
            <w:szCs w:val="24"/>
          </w:rPr>
          <w:delText>ound</w:delText>
        </w:r>
        <w:r w:rsidRPr="005D7234" w:rsidDel="00352EDD">
          <w:rPr>
            <w:rFonts w:ascii="Times New Roman" w:hAnsi="Times New Roman" w:cs="Times New Roman"/>
            <w:sz w:val="24"/>
            <w:szCs w:val="24"/>
          </w:rPr>
          <w:delText xml:space="preserve"> </w:delText>
        </w:r>
      </w:del>
      <w:ins w:id="120" w:author="Yue" w:date="2016-08-10T09:12:00Z">
        <w:r w:rsidR="00352EDD">
          <w:rPr>
            <w:rFonts w:ascii="Times New Roman" w:hAnsi="Times New Roman" w:cs="Times New Roman"/>
            <w:sz w:val="24"/>
            <w:szCs w:val="24"/>
          </w:rPr>
          <w:t>identified</w:t>
        </w:r>
        <w:r w:rsidR="00352EDD" w:rsidRPr="005D7234">
          <w:rPr>
            <w:rFonts w:ascii="Times New Roman" w:hAnsi="Times New Roman" w:cs="Times New Roman"/>
            <w:sz w:val="24"/>
            <w:szCs w:val="24"/>
          </w:rPr>
          <w:t xml:space="preserve"> </w:t>
        </w:r>
      </w:ins>
      <w:ins w:id="121" w:author="Yue" w:date="2016-08-10T09:16:00Z">
        <w:r w:rsidR="00D014BE">
          <w:rPr>
            <w:rFonts w:ascii="Times New Roman" w:hAnsi="Times New Roman" w:cs="Times New Roman"/>
            <w:sz w:val="24"/>
            <w:szCs w:val="24"/>
          </w:rPr>
          <w:t xml:space="preserve">several </w:t>
        </w:r>
      </w:ins>
      <w:r w:rsidRPr="005D7234">
        <w:rPr>
          <w:rFonts w:ascii="Times New Roman" w:hAnsi="Times New Roman" w:cs="Times New Roman"/>
          <w:sz w:val="24"/>
          <w:szCs w:val="24"/>
        </w:rPr>
        <w:t xml:space="preserve">regions that commonly active during various working memory tasks. </w:t>
      </w:r>
      <w:r w:rsidR="00B60970">
        <w:rPr>
          <w:rFonts w:ascii="Times New Roman" w:hAnsi="Times New Roman" w:cs="Times New Roman"/>
          <w:sz w:val="24"/>
          <w:szCs w:val="24"/>
        </w:rPr>
        <w:t>A consistent and restricted “core”</w:t>
      </w:r>
      <w:r w:rsidRPr="005D7234">
        <w:rPr>
          <w:rFonts w:ascii="Times New Roman" w:hAnsi="Times New Roman" w:cs="Times New Roman"/>
          <w:sz w:val="24"/>
          <w:szCs w:val="24"/>
        </w:rPr>
        <w:t xml:space="preserve"> network emerged from conjunctions across analyses of specific task designs and contrasts: task effects for n-back and Sternberg tasks, verbal and non-verbal tasks, load effects,</w:t>
      </w:r>
      <w:r>
        <w:rPr>
          <w:rFonts w:ascii="Times New Roman" w:hAnsi="Times New Roman" w:cs="Times New Roman"/>
          <w:sz w:val="24"/>
          <w:szCs w:val="24"/>
        </w:rPr>
        <w:t xml:space="preserve"> and three </w:t>
      </w:r>
      <w:r w:rsidRPr="005D7234">
        <w:rPr>
          <w:rFonts w:ascii="Times New Roman" w:hAnsi="Times New Roman" w:cs="Times New Roman"/>
          <w:sz w:val="24"/>
          <w:szCs w:val="24"/>
        </w:rPr>
        <w:t>task components (encoding, maintenance,</w:t>
      </w:r>
      <w:ins w:id="122" w:author="Yue" w:date="2016-08-10T09:11:00Z">
        <w:r w:rsidR="0092561D">
          <w:rPr>
            <w:rFonts w:ascii="Times New Roman" w:hAnsi="Times New Roman" w:cs="Times New Roman"/>
            <w:sz w:val="24"/>
            <w:szCs w:val="24"/>
          </w:rPr>
          <w:t xml:space="preserve"> and</w:t>
        </w:r>
      </w:ins>
      <w:r w:rsidRPr="005D7234">
        <w:rPr>
          <w:rFonts w:ascii="Times New Roman" w:hAnsi="Times New Roman" w:cs="Times New Roman"/>
          <w:sz w:val="24"/>
          <w:szCs w:val="24"/>
        </w:rPr>
        <w:t xml:space="preserve"> recall). These regions include </w:t>
      </w:r>
      <w:del w:id="123" w:author="Yue" w:date="2016-08-10T09:23:00Z">
        <w:r w:rsidR="00421E74" w:rsidDel="00670780">
          <w:rPr>
            <w:rFonts w:ascii="Times New Roman" w:hAnsi="Times New Roman" w:cs="Times New Roman"/>
            <w:sz w:val="24"/>
            <w:szCs w:val="24"/>
          </w:rPr>
          <w:delText xml:space="preserve">the </w:delText>
        </w:r>
      </w:del>
      <w:ins w:id="124" w:author="Yue" w:date="2016-08-10T09:23:00Z">
        <w:r w:rsidR="00670780">
          <w:rPr>
            <w:rFonts w:ascii="Times New Roman" w:hAnsi="Times New Roman" w:cs="Times New Roman"/>
            <w:sz w:val="24"/>
            <w:szCs w:val="24"/>
          </w:rPr>
          <w:t xml:space="preserve">bilateral </w:t>
        </w:r>
      </w:ins>
      <w:del w:id="125" w:author="Yue" w:date="2016-08-10T09:21:00Z">
        <w:r w:rsidR="00421E74" w:rsidDel="00274542">
          <w:rPr>
            <w:rFonts w:ascii="Times New Roman" w:hAnsi="Times New Roman" w:cs="Times New Roman"/>
            <w:sz w:val="24"/>
            <w:szCs w:val="24"/>
          </w:rPr>
          <w:delText xml:space="preserve">pars opercularis </w:delText>
        </w:r>
      </w:del>
      <w:del w:id="126" w:author="Yue" w:date="2016-08-10T09:22:00Z">
        <w:r w:rsidR="00421E74" w:rsidDel="00274542">
          <w:rPr>
            <w:rFonts w:ascii="Times New Roman" w:hAnsi="Times New Roman" w:cs="Times New Roman"/>
            <w:sz w:val="24"/>
            <w:szCs w:val="24"/>
          </w:rPr>
          <w:delText xml:space="preserve">part of </w:delText>
        </w:r>
      </w:del>
      <w:commentRangeStart w:id="127"/>
      <w:r w:rsidR="00421E74">
        <w:rPr>
          <w:rFonts w:ascii="Times New Roman" w:hAnsi="Times New Roman" w:cs="Times New Roman"/>
          <w:sz w:val="24"/>
          <w:szCs w:val="24"/>
        </w:rPr>
        <w:t>IFG</w:t>
      </w:r>
      <w:ins w:id="128" w:author="Yue" w:date="2016-08-10T09:21:00Z">
        <w:r w:rsidR="00274542" w:rsidRPr="00274542">
          <w:rPr>
            <w:rFonts w:ascii="Times New Roman" w:hAnsi="Times New Roman" w:cs="Times New Roman"/>
            <w:sz w:val="24"/>
            <w:szCs w:val="24"/>
          </w:rPr>
          <w:t xml:space="preserve"> </w:t>
        </w:r>
        <w:r w:rsidR="00274542">
          <w:rPr>
            <w:rFonts w:ascii="Times New Roman" w:hAnsi="Times New Roman" w:cs="Times New Roman"/>
            <w:sz w:val="24"/>
            <w:szCs w:val="24"/>
          </w:rPr>
          <w:t>pars opercularis</w:t>
        </w:r>
      </w:ins>
      <w:r w:rsidRPr="005D7234">
        <w:rPr>
          <w:rFonts w:ascii="Times New Roman" w:hAnsi="Times New Roman" w:cs="Times New Roman"/>
          <w:sz w:val="24"/>
          <w:szCs w:val="24"/>
        </w:rPr>
        <w:t xml:space="preserve">, </w:t>
      </w:r>
      <w:del w:id="129" w:author="Yue" w:date="2016-08-10T09:23:00Z">
        <w:r w:rsidDel="00D9368B">
          <w:rPr>
            <w:rFonts w:ascii="Times New Roman" w:hAnsi="Times New Roman" w:cs="Times New Roman"/>
            <w:sz w:val="24"/>
            <w:szCs w:val="24"/>
          </w:rPr>
          <w:delText xml:space="preserve">the </w:delText>
        </w:r>
      </w:del>
      <w:r w:rsidR="00421E74">
        <w:rPr>
          <w:rFonts w:ascii="Times New Roman" w:hAnsi="Times New Roman" w:cs="Times New Roman"/>
          <w:sz w:val="24"/>
          <w:szCs w:val="24"/>
        </w:rPr>
        <w:t>AI</w:t>
      </w:r>
      <w:r w:rsidR="005041EA">
        <w:rPr>
          <w:rFonts w:ascii="Times New Roman" w:hAnsi="Times New Roman" w:cs="Times New Roman"/>
          <w:sz w:val="24"/>
          <w:szCs w:val="24"/>
        </w:rPr>
        <w:t xml:space="preserve">, </w:t>
      </w:r>
      <w:del w:id="130" w:author="Yue" w:date="2016-08-10T09:23:00Z">
        <w:r w:rsidR="00421E74" w:rsidDel="00D9368B">
          <w:rPr>
            <w:rFonts w:ascii="Times New Roman" w:hAnsi="Times New Roman" w:cs="Times New Roman"/>
            <w:sz w:val="24"/>
            <w:szCs w:val="24"/>
          </w:rPr>
          <w:delText xml:space="preserve">the </w:delText>
        </w:r>
      </w:del>
      <w:r w:rsidR="005041EA">
        <w:rPr>
          <w:rFonts w:ascii="Times New Roman" w:hAnsi="Times New Roman" w:cs="Times New Roman"/>
          <w:sz w:val="24"/>
          <w:szCs w:val="24"/>
        </w:rPr>
        <w:t>pre-</w:t>
      </w:r>
      <w:r w:rsidRPr="005D7234">
        <w:rPr>
          <w:rFonts w:ascii="Times New Roman" w:hAnsi="Times New Roman" w:cs="Times New Roman"/>
          <w:sz w:val="24"/>
          <w:szCs w:val="24"/>
        </w:rPr>
        <w:t xml:space="preserve">SMA, and </w:t>
      </w:r>
      <w:del w:id="131" w:author="Yue" w:date="2016-08-10T09:23:00Z">
        <w:r w:rsidR="00421E74" w:rsidDel="00D9368B">
          <w:rPr>
            <w:rFonts w:ascii="Times New Roman" w:hAnsi="Times New Roman" w:cs="Times New Roman"/>
            <w:sz w:val="24"/>
            <w:szCs w:val="24"/>
          </w:rPr>
          <w:delText xml:space="preserve">the </w:delText>
        </w:r>
      </w:del>
      <w:r w:rsidRPr="005D7234">
        <w:rPr>
          <w:rFonts w:ascii="Times New Roman" w:hAnsi="Times New Roman" w:cs="Times New Roman"/>
          <w:sz w:val="24"/>
          <w:szCs w:val="24"/>
        </w:rPr>
        <w:t>IPS</w:t>
      </w:r>
      <w:commentRangeEnd w:id="127"/>
      <w:r w:rsidR="00492B84">
        <w:rPr>
          <w:rStyle w:val="ab"/>
        </w:rPr>
        <w:commentReference w:id="127"/>
      </w:r>
      <w:r w:rsidRPr="005D7234">
        <w:rPr>
          <w:rFonts w:ascii="Times New Roman" w:hAnsi="Times New Roman" w:cs="Times New Roman"/>
          <w:sz w:val="24"/>
          <w:szCs w:val="24"/>
        </w:rPr>
        <w:t>,</w:t>
      </w:r>
      <w:del w:id="132" w:author="Yue" w:date="2016-08-10T09:23:00Z">
        <w:r w:rsidRPr="005D7234" w:rsidDel="00D9368B">
          <w:rPr>
            <w:rFonts w:ascii="Times New Roman" w:hAnsi="Times New Roman" w:cs="Times New Roman"/>
            <w:sz w:val="24"/>
            <w:szCs w:val="24"/>
          </w:rPr>
          <w:delText xml:space="preserve"> bilaterally</w:delText>
        </w:r>
      </w:del>
      <w:ins w:id="133" w:author="Yue" w:date="2016-08-10T09:24:00Z">
        <w:r w:rsidR="001C6641">
          <w:rPr>
            <w:rFonts w:ascii="Times New Roman" w:hAnsi="Times New Roman" w:cs="Times New Roman"/>
            <w:sz w:val="24"/>
            <w:szCs w:val="24"/>
          </w:rPr>
          <w:t xml:space="preserve"> </w:t>
        </w:r>
      </w:ins>
      <w:ins w:id="134" w:author="Yue" w:date="2016-08-10T09:25:00Z">
        <w:r w:rsidR="00183014">
          <w:rPr>
            <w:rFonts w:ascii="Times New Roman" w:hAnsi="Times New Roman" w:cs="Times New Roman"/>
            <w:sz w:val="24"/>
            <w:szCs w:val="24"/>
          </w:rPr>
          <w:t>totaling</w:t>
        </w:r>
      </w:ins>
      <w:ins w:id="135" w:author="Yue" w:date="2016-08-10T09:24:00Z">
        <w:r w:rsidR="005E2CE7">
          <w:rPr>
            <w:rFonts w:ascii="Times New Roman" w:hAnsi="Times New Roman" w:cs="Times New Roman"/>
            <w:sz w:val="24"/>
            <w:szCs w:val="24"/>
          </w:rPr>
          <w:t xml:space="preserve"> </w:t>
        </w:r>
      </w:ins>
      <w:ins w:id="136" w:author="Yue" w:date="2016-08-10T09:25:00Z">
        <w:r w:rsidR="00487EDB">
          <w:rPr>
            <w:rFonts w:ascii="Times New Roman" w:hAnsi="Times New Roman" w:cs="Times New Roman"/>
            <w:sz w:val="24"/>
            <w:szCs w:val="24"/>
          </w:rPr>
          <w:t>1</w:t>
        </w:r>
      </w:ins>
      <w:ins w:id="137" w:author="Yue" w:date="2016-08-10T11:24:00Z">
        <w:r w:rsidR="00773FA3">
          <w:rPr>
            <w:rFonts w:ascii="Times New Roman" w:hAnsi="Times New Roman" w:cs="Times New Roman"/>
            <w:sz w:val="24"/>
            <w:szCs w:val="24"/>
          </w:rPr>
          <w:t>0</w:t>
        </w:r>
      </w:ins>
      <w:ins w:id="138" w:author="Yue" w:date="2016-08-10T09:25:00Z">
        <w:r w:rsidR="00487EDB">
          <w:rPr>
            <w:rFonts w:ascii="Times New Roman" w:hAnsi="Times New Roman" w:cs="Times New Roman"/>
            <w:sz w:val="24"/>
            <w:szCs w:val="24"/>
          </w:rPr>
          <w:t xml:space="preserve"> </w:t>
        </w:r>
        <w:r w:rsidR="007C48E3">
          <w:rPr>
            <w:rFonts w:ascii="Times New Roman" w:hAnsi="Times New Roman" w:cs="Times New Roman"/>
            <w:sz w:val="24"/>
            <w:szCs w:val="24"/>
          </w:rPr>
          <w:t>ROIs</w:t>
        </w:r>
      </w:ins>
      <w:r w:rsidRPr="005D7234">
        <w:rPr>
          <w:rFonts w:ascii="Times New Roman" w:hAnsi="Times New Roman" w:cs="Times New Roman"/>
          <w:sz w:val="24"/>
          <w:szCs w:val="24"/>
        </w:rPr>
        <w:t>. The peak coordi</w:t>
      </w:r>
      <w:r w:rsidR="00E13309">
        <w:rPr>
          <w:rFonts w:ascii="Times New Roman" w:hAnsi="Times New Roman" w:cs="Times New Roman"/>
          <w:sz w:val="24"/>
          <w:szCs w:val="24"/>
        </w:rPr>
        <w:t xml:space="preserve">nates are listed in </w:t>
      </w:r>
      <w:del w:id="139" w:author="Yue" w:date="2016-08-09T17:00:00Z">
        <w:r w:rsidR="00E13309" w:rsidDel="004B3B1C">
          <w:rPr>
            <w:rFonts w:ascii="Times New Roman" w:hAnsi="Times New Roman" w:cs="Times New Roman"/>
            <w:sz w:val="24"/>
            <w:szCs w:val="24"/>
          </w:rPr>
          <w:delText xml:space="preserve">supplementary </w:delText>
        </w:r>
      </w:del>
      <w:ins w:id="140" w:author="Yue" w:date="2016-08-09T17:00:00Z">
        <w:r w:rsidR="004B3B1C">
          <w:rPr>
            <w:rFonts w:ascii="Times New Roman" w:hAnsi="Times New Roman" w:cs="Times New Roman"/>
            <w:sz w:val="24"/>
            <w:szCs w:val="24"/>
          </w:rPr>
          <w:t xml:space="preserve">Supplementary </w:t>
        </w:r>
      </w:ins>
      <w:r w:rsidR="00E13309">
        <w:rPr>
          <w:rFonts w:ascii="Times New Roman" w:hAnsi="Times New Roman" w:cs="Times New Roman"/>
          <w:sz w:val="24"/>
          <w:szCs w:val="24"/>
        </w:rPr>
        <w:t>Table 10</w:t>
      </w:r>
      <w:r w:rsidR="00C7598D">
        <w:rPr>
          <w:rFonts w:ascii="Times New Roman" w:hAnsi="Times New Roman" w:cs="Times New Roman"/>
          <w:sz w:val="24"/>
          <w:szCs w:val="24"/>
        </w:rPr>
        <w:t xml:space="preserve">. </w:t>
      </w:r>
      <w:del w:id="141" w:author="Yue" w:date="2016-08-09T17:01:00Z">
        <w:r w:rsidRPr="005D7234" w:rsidDel="005440DF">
          <w:rPr>
            <w:rFonts w:ascii="Times New Roman" w:hAnsi="Times New Roman" w:cs="Times New Roman"/>
            <w:sz w:val="24"/>
            <w:szCs w:val="24"/>
          </w:rPr>
          <w:delText>5</w:delText>
        </w:r>
      </w:del>
      <w:ins w:id="142" w:author="Yue" w:date="2016-08-09T17:01:00Z">
        <w:r w:rsidR="005440DF">
          <w:rPr>
            <w:rFonts w:ascii="Times New Roman" w:hAnsi="Times New Roman" w:cs="Times New Roman"/>
            <w:sz w:val="24"/>
            <w:szCs w:val="24"/>
          </w:rPr>
          <w:t xml:space="preserve">Five </w:t>
        </w:r>
      </w:ins>
      <w:r w:rsidRPr="005D7234">
        <w:rPr>
          <w:rFonts w:ascii="Times New Roman" w:hAnsi="Times New Roman" w:cs="Times New Roman"/>
          <w:sz w:val="24"/>
          <w:szCs w:val="24"/>
        </w:rPr>
        <w:t>mm radius sphere</w:t>
      </w:r>
      <w:r>
        <w:rPr>
          <w:rFonts w:ascii="Times New Roman" w:hAnsi="Times New Roman" w:cs="Times New Roman"/>
          <w:sz w:val="24"/>
          <w:szCs w:val="24"/>
        </w:rPr>
        <w:t xml:space="preserve"> ROIs </w:t>
      </w:r>
      <w:ins w:id="143" w:author="Yue" w:date="2016-08-09T17:03:00Z">
        <w:r w:rsidR="00D44B91">
          <w:rPr>
            <w:rFonts w:ascii="Times New Roman" w:hAnsi="Times New Roman" w:cs="Times New Roman"/>
            <w:sz w:val="24"/>
            <w:szCs w:val="24"/>
          </w:rPr>
          <w:t xml:space="preserve">centered </w:t>
        </w:r>
        <w:r w:rsidR="00797C0B">
          <w:rPr>
            <w:rFonts w:ascii="Times New Roman" w:hAnsi="Times New Roman" w:cs="Times New Roman"/>
            <w:sz w:val="24"/>
            <w:szCs w:val="24"/>
          </w:rPr>
          <w:t>at</w:t>
        </w:r>
        <w:r w:rsidR="00D44B91">
          <w:rPr>
            <w:rFonts w:ascii="Times New Roman" w:hAnsi="Times New Roman" w:cs="Times New Roman"/>
            <w:sz w:val="24"/>
            <w:szCs w:val="24"/>
          </w:rPr>
          <w:t xml:space="preserve"> peak coordinates </w:t>
        </w:r>
      </w:ins>
      <w:r w:rsidR="00C7598D">
        <w:rPr>
          <w:rFonts w:ascii="Times New Roman" w:hAnsi="Times New Roman" w:cs="Times New Roman"/>
          <w:sz w:val="24"/>
          <w:szCs w:val="24"/>
        </w:rPr>
        <w:t>were</w:t>
      </w:r>
      <w:r>
        <w:rPr>
          <w:rFonts w:ascii="Times New Roman" w:hAnsi="Times New Roman" w:cs="Times New Roman"/>
          <w:sz w:val="24"/>
          <w:szCs w:val="24"/>
        </w:rPr>
        <w:t xml:space="preserve"> created </w:t>
      </w:r>
      <w:del w:id="144" w:author="Yue" w:date="2016-08-09T17:04:00Z">
        <w:r w:rsidDel="002E53C8">
          <w:rPr>
            <w:rFonts w:ascii="Times New Roman" w:hAnsi="Times New Roman" w:cs="Times New Roman"/>
            <w:sz w:val="24"/>
            <w:szCs w:val="24"/>
          </w:rPr>
          <w:delText xml:space="preserve">from the </w:delText>
        </w:r>
        <w:r w:rsidRPr="005D7234" w:rsidDel="002E53C8">
          <w:rPr>
            <w:rFonts w:ascii="Times New Roman" w:hAnsi="Times New Roman" w:cs="Times New Roman"/>
            <w:sz w:val="24"/>
            <w:szCs w:val="24"/>
          </w:rPr>
          <w:delText xml:space="preserve">peak coordinates </w:delText>
        </w:r>
      </w:del>
      <w:r w:rsidRPr="005D7234">
        <w:rPr>
          <w:rFonts w:ascii="Times New Roman" w:hAnsi="Times New Roman" w:cs="Times New Roman"/>
          <w:sz w:val="24"/>
          <w:szCs w:val="24"/>
        </w:rPr>
        <w:t>in MNI standard space.</w:t>
      </w:r>
    </w:p>
    <w:p w14:paraId="3FD79CA8" w14:textId="77777777" w:rsidR="0078591F" w:rsidRPr="00C804E7" w:rsidRDefault="0078591F" w:rsidP="0078591F">
      <w:pPr>
        <w:spacing w:line="480" w:lineRule="auto"/>
        <w:rPr>
          <w:moveTo w:id="145" w:author="Yue" w:date="2016-08-10T09:34:00Z"/>
          <w:rFonts w:ascii="Times New Roman" w:hAnsi="Times New Roman" w:cs="Times New Roman"/>
          <w:i/>
          <w:sz w:val="24"/>
          <w:szCs w:val="24"/>
        </w:rPr>
      </w:pPr>
      <w:moveToRangeStart w:id="146" w:author="Yue" w:date="2016-08-10T09:34:00Z" w:name="move458584976"/>
      <w:moveTo w:id="147" w:author="Yue" w:date="2016-08-10T09:34:00Z">
        <w:r w:rsidRPr="00C804E7">
          <w:rPr>
            <w:rFonts w:ascii="Times New Roman" w:hAnsi="Times New Roman" w:cs="Times New Roman"/>
            <w:i/>
            <w:sz w:val="24"/>
            <w:szCs w:val="24"/>
          </w:rPr>
          <w:t>Functional connectivity analysis</w:t>
        </w:r>
      </w:moveTo>
    </w:p>
    <w:moveToRangeEnd w:id="146"/>
    <w:p w14:paraId="102B924C" w14:textId="2C1BC169" w:rsidR="005D7234" w:rsidRPr="005D7234" w:rsidDel="0078591F" w:rsidRDefault="005D7234" w:rsidP="00984A5F">
      <w:pPr>
        <w:spacing w:line="480" w:lineRule="auto"/>
        <w:rPr>
          <w:del w:id="148" w:author="Yue" w:date="2016-08-10T09:34:00Z"/>
          <w:rFonts w:ascii="Times New Roman" w:hAnsi="Times New Roman" w:cs="Times New Roman"/>
          <w:sz w:val="24"/>
          <w:szCs w:val="24"/>
        </w:rPr>
      </w:pPr>
      <w:del w:id="149" w:author="Yue" w:date="2016-08-10T09:34:00Z">
        <w:r w:rsidRPr="005D7234" w:rsidDel="0078591F">
          <w:rPr>
            <w:rFonts w:ascii="Times New Roman" w:hAnsi="Times New Roman" w:cs="Times New Roman"/>
            <w:sz w:val="24"/>
            <w:szCs w:val="24"/>
          </w:rPr>
          <w:delText>fcMRI Analyses</w:delText>
        </w:r>
      </w:del>
    </w:p>
    <w:p w14:paraId="729818B1" w14:textId="26F64CC6" w:rsidR="005D7234" w:rsidRPr="005D7234" w:rsidRDefault="005D7234" w:rsidP="00984A5F">
      <w:pPr>
        <w:spacing w:line="480" w:lineRule="auto"/>
        <w:rPr>
          <w:rFonts w:ascii="Times New Roman" w:hAnsi="Times New Roman" w:cs="Times New Roman"/>
          <w:sz w:val="24"/>
          <w:szCs w:val="24"/>
        </w:rPr>
      </w:pPr>
      <w:del w:id="150" w:author="Yue" w:date="2016-08-10T09:35:00Z">
        <w:r w:rsidRPr="005D7234" w:rsidDel="004C358A">
          <w:rPr>
            <w:rFonts w:ascii="Times New Roman" w:hAnsi="Times New Roman" w:cs="Times New Roman"/>
            <w:sz w:val="24"/>
            <w:szCs w:val="24"/>
          </w:rPr>
          <w:delText>To perform the fcMRI analyses, t</w:delText>
        </w:r>
      </w:del>
      <w:ins w:id="151" w:author="Yue" w:date="2016-08-10T09:41:00Z">
        <w:r w:rsidR="00A93BCE">
          <w:rPr>
            <w:rFonts w:ascii="Times New Roman" w:hAnsi="Times New Roman" w:cs="Times New Roman"/>
            <w:sz w:val="24"/>
            <w:szCs w:val="24"/>
          </w:rPr>
          <w:t xml:space="preserve">We averaged the time series of all voxels within each ROI for </w:t>
        </w:r>
      </w:ins>
      <w:ins w:id="152" w:author="Yue" w:date="2016-08-10T09:43:00Z">
        <w:r w:rsidR="00D84ECC">
          <w:rPr>
            <w:rFonts w:ascii="Times New Roman" w:hAnsi="Times New Roman" w:cs="Times New Roman"/>
            <w:sz w:val="24"/>
            <w:szCs w:val="24"/>
          </w:rPr>
          <w:t>each subject</w:t>
        </w:r>
      </w:ins>
      <w:ins w:id="153" w:author="Yue" w:date="2016-08-10T09:41:00Z">
        <w:r w:rsidR="00A93BCE">
          <w:rPr>
            <w:rFonts w:ascii="Times New Roman" w:hAnsi="Times New Roman" w:cs="Times New Roman"/>
            <w:sz w:val="24"/>
            <w:szCs w:val="24"/>
          </w:rPr>
          <w:t>.</w:t>
        </w:r>
      </w:ins>
      <w:del w:id="154" w:author="Yue" w:date="2016-08-10T09:42:00Z">
        <w:r w:rsidRPr="005D7234" w:rsidDel="00A93BCE">
          <w:rPr>
            <w:rFonts w:ascii="Times New Roman" w:hAnsi="Times New Roman" w:cs="Times New Roman"/>
            <w:sz w:val="24"/>
            <w:szCs w:val="24"/>
          </w:rPr>
          <w:delText xml:space="preserve">ime series </w:delText>
        </w:r>
      </w:del>
      <w:del w:id="155" w:author="Yue" w:date="2016-08-10T09:36:00Z">
        <w:r w:rsidRPr="005D7234" w:rsidDel="007C2097">
          <w:rPr>
            <w:rFonts w:ascii="Times New Roman" w:hAnsi="Times New Roman" w:cs="Times New Roman"/>
            <w:sz w:val="24"/>
            <w:szCs w:val="24"/>
          </w:rPr>
          <w:delText xml:space="preserve">from the resting-state scan </w:delText>
        </w:r>
      </w:del>
      <w:del w:id="156" w:author="Yue" w:date="2016-08-10T09:42:00Z">
        <w:r w:rsidRPr="005D7234" w:rsidDel="00A93BCE">
          <w:rPr>
            <w:rFonts w:ascii="Times New Roman" w:hAnsi="Times New Roman" w:cs="Times New Roman"/>
            <w:sz w:val="24"/>
            <w:szCs w:val="24"/>
          </w:rPr>
          <w:delText xml:space="preserve">were extracted by averaging the time </w:delText>
        </w:r>
      </w:del>
      <w:del w:id="157" w:author="Yue" w:date="2016-08-10T09:37:00Z">
        <w:r w:rsidRPr="005D7234" w:rsidDel="0011673C">
          <w:rPr>
            <w:rFonts w:ascii="Times New Roman" w:hAnsi="Times New Roman" w:cs="Times New Roman"/>
            <w:sz w:val="24"/>
            <w:szCs w:val="24"/>
          </w:rPr>
          <w:delText xml:space="preserve">series </w:delText>
        </w:r>
      </w:del>
      <w:del w:id="158" w:author="Yue" w:date="2016-08-10T09:42:00Z">
        <w:r w:rsidRPr="005D7234" w:rsidDel="00A93BCE">
          <w:rPr>
            <w:rFonts w:ascii="Times New Roman" w:hAnsi="Times New Roman" w:cs="Times New Roman"/>
            <w:sz w:val="24"/>
            <w:szCs w:val="24"/>
          </w:rPr>
          <w:delText xml:space="preserve">of all voxels in each ROI. </w:delText>
        </w:r>
      </w:del>
      <w:del w:id="159" w:author="Yue" w:date="2016-08-10T09:35:00Z">
        <w:r w:rsidRPr="005D7234" w:rsidDel="0003078D">
          <w:rPr>
            <w:rFonts w:ascii="Times New Roman" w:hAnsi="Times New Roman" w:cs="Times New Roman"/>
            <w:sz w:val="24"/>
            <w:szCs w:val="24"/>
          </w:rPr>
          <w:delText xml:space="preserve">The resulting time series of each ROI were </w:delText>
        </w:r>
        <w:r w:rsidRPr="005D7234" w:rsidDel="0003078D">
          <w:rPr>
            <w:rFonts w:ascii="Times New Roman" w:hAnsi="Times New Roman" w:cs="Times New Roman"/>
            <w:sz w:val="24"/>
            <w:szCs w:val="24"/>
          </w:rPr>
          <w:lastRenderedPageBreak/>
          <w:delText xml:space="preserve">then entered into the following connectivity analyses. </w:delText>
        </w:r>
      </w:del>
      <w:del w:id="160" w:author="Yue" w:date="2016-08-10T09:37:00Z">
        <w:r w:rsidRPr="005D7234" w:rsidDel="00992383">
          <w:rPr>
            <w:rFonts w:ascii="Times New Roman" w:hAnsi="Times New Roman" w:cs="Times New Roman"/>
            <w:sz w:val="24"/>
            <w:szCs w:val="24"/>
          </w:rPr>
          <w:delText>The</w:delText>
        </w:r>
      </w:del>
      <w:r w:rsidRPr="005D7234">
        <w:rPr>
          <w:rFonts w:ascii="Times New Roman" w:hAnsi="Times New Roman" w:cs="Times New Roman"/>
          <w:sz w:val="24"/>
          <w:szCs w:val="24"/>
        </w:rPr>
        <w:t xml:space="preserve"> </w:t>
      </w:r>
      <w:del w:id="161" w:author="Yue" w:date="2016-08-10T09:37:00Z">
        <w:r w:rsidRPr="005D7234" w:rsidDel="00992383">
          <w:rPr>
            <w:rFonts w:ascii="Times New Roman" w:hAnsi="Times New Roman" w:cs="Times New Roman"/>
            <w:sz w:val="24"/>
            <w:szCs w:val="24"/>
          </w:rPr>
          <w:delText xml:space="preserve">Pearson  </w:delText>
        </w:r>
      </w:del>
      <w:ins w:id="162" w:author="Yue" w:date="2016-08-10T09:37:00Z">
        <w:r w:rsidR="00992383" w:rsidRPr="005D7234">
          <w:rPr>
            <w:rFonts w:ascii="Times New Roman" w:hAnsi="Times New Roman" w:cs="Times New Roman"/>
            <w:sz w:val="24"/>
            <w:szCs w:val="24"/>
          </w:rPr>
          <w:t>Pearson</w:t>
        </w:r>
        <w:r w:rsidR="00992383">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correlation </w:t>
      </w:r>
      <w:del w:id="163" w:author="Yue" w:date="2016-08-10T09:43:00Z">
        <w:r w:rsidRPr="005D7234" w:rsidDel="006F0799">
          <w:rPr>
            <w:rFonts w:ascii="Times New Roman" w:hAnsi="Times New Roman" w:cs="Times New Roman"/>
            <w:sz w:val="24"/>
            <w:szCs w:val="24"/>
          </w:rPr>
          <w:delText xml:space="preserve">coefficient </w:delText>
        </w:r>
      </w:del>
      <w:r w:rsidRPr="005D7234">
        <w:rPr>
          <w:rFonts w:ascii="Times New Roman" w:hAnsi="Times New Roman" w:cs="Times New Roman"/>
          <w:sz w:val="24"/>
          <w:szCs w:val="24"/>
        </w:rPr>
        <w:t xml:space="preserve">was </w:t>
      </w:r>
      <w:ins w:id="164" w:author="Yue" w:date="2016-08-10T09:40:00Z">
        <w:r w:rsidR="00343A3E">
          <w:rPr>
            <w:rFonts w:ascii="Times New Roman" w:hAnsi="Times New Roman" w:cs="Times New Roman"/>
            <w:sz w:val="24"/>
            <w:szCs w:val="24"/>
          </w:rPr>
          <w:t xml:space="preserve">then </w:t>
        </w:r>
      </w:ins>
      <w:del w:id="165" w:author="Yue" w:date="2016-08-10T09:40:00Z">
        <w:r w:rsidRPr="005D7234" w:rsidDel="001B23F6">
          <w:rPr>
            <w:rFonts w:ascii="Times New Roman" w:hAnsi="Times New Roman" w:cs="Times New Roman"/>
            <w:sz w:val="24"/>
            <w:szCs w:val="24"/>
          </w:rPr>
          <w:delText>used</w:delText>
        </w:r>
      </w:del>
      <w:ins w:id="166" w:author="Yue" w:date="2016-08-10T09:40:00Z">
        <w:r w:rsidR="001B23F6">
          <w:rPr>
            <w:rFonts w:ascii="Times New Roman" w:hAnsi="Times New Roman" w:cs="Times New Roman"/>
            <w:sz w:val="24"/>
            <w:szCs w:val="24"/>
          </w:rPr>
          <w:t>performed</w:t>
        </w:r>
      </w:ins>
      <w:r w:rsidRPr="005D7234">
        <w:rPr>
          <w:rFonts w:ascii="Times New Roman" w:hAnsi="Times New Roman" w:cs="Times New Roman"/>
          <w:sz w:val="24"/>
          <w:szCs w:val="24"/>
        </w:rPr>
        <w:t xml:space="preserve"> to estimate functional connectivity between each pair of </w:t>
      </w:r>
      <w:del w:id="167" w:author="Yue" w:date="2016-08-10T09:40:00Z">
        <w:r w:rsidRPr="005D7234" w:rsidDel="003D3ADF">
          <w:rPr>
            <w:rFonts w:ascii="Times New Roman" w:hAnsi="Times New Roman" w:cs="Times New Roman"/>
            <w:sz w:val="24"/>
            <w:szCs w:val="24"/>
          </w:rPr>
          <w:delText>time series</w:delText>
        </w:r>
      </w:del>
      <w:ins w:id="168" w:author="Yue" w:date="2016-08-10T09:40:00Z">
        <w:r w:rsidR="003D3ADF">
          <w:rPr>
            <w:rFonts w:ascii="Times New Roman" w:hAnsi="Times New Roman" w:cs="Times New Roman"/>
            <w:sz w:val="24"/>
            <w:szCs w:val="24"/>
          </w:rPr>
          <w:t>ROIs</w:t>
        </w:r>
      </w:ins>
      <w:r w:rsidRPr="005D7234">
        <w:rPr>
          <w:rFonts w:ascii="Times New Roman" w:hAnsi="Times New Roman" w:cs="Times New Roman"/>
          <w:sz w:val="24"/>
          <w:szCs w:val="24"/>
        </w:rPr>
        <w:t xml:space="preserve">. </w:t>
      </w:r>
      <w:del w:id="169" w:author="Yue" w:date="2016-08-10T09:44:00Z">
        <w:r w:rsidRPr="005D7234" w:rsidDel="002717BF">
          <w:rPr>
            <w:rFonts w:ascii="Times New Roman" w:hAnsi="Times New Roman" w:cs="Times New Roman"/>
            <w:sz w:val="24"/>
            <w:szCs w:val="24"/>
          </w:rPr>
          <w:delText xml:space="preserve">A </w:delText>
        </w:r>
      </w:del>
      <w:r w:rsidRPr="005D7234">
        <w:rPr>
          <w:rFonts w:ascii="Times New Roman" w:hAnsi="Times New Roman" w:cs="Times New Roman"/>
          <w:sz w:val="24"/>
          <w:szCs w:val="24"/>
        </w:rPr>
        <w:t>Fisher</w:t>
      </w:r>
      <w:ins w:id="170" w:author="Yue" w:date="2016-08-10T09:44:00Z">
        <w:r w:rsidR="002717BF">
          <w:rPr>
            <w:rFonts w:ascii="Times New Roman" w:hAnsi="Times New Roman" w:cs="Times New Roman"/>
            <w:sz w:val="24"/>
            <w:szCs w:val="24"/>
          </w:rPr>
          <w:t>’s</w:t>
        </w:r>
      </w:ins>
      <w:r w:rsidRPr="005D7234">
        <w:rPr>
          <w:rFonts w:ascii="Times New Roman" w:hAnsi="Times New Roman" w:cs="Times New Roman"/>
          <w:sz w:val="24"/>
          <w:szCs w:val="24"/>
        </w:rPr>
        <w:t xml:space="preserve"> Z transform</w:t>
      </w:r>
      <w:ins w:id="171" w:author="Yue" w:date="2016-08-10T09:44:00Z">
        <w:r w:rsidR="007A7FAC">
          <w:rPr>
            <w:rFonts w:ascii="Times New Roman" w:hAnsi="Times New Roman" w:cs="Times New Roman"/>
            <w:sz w:val="24"/>
            <w:szCs w:val="24"/>
          </w:rPr>
          <w:t>ation</w:t>
        </w:r>
      </w:ins>
      <w:r w:rsidRPr="005D7234">
        <w:rPr>
          <w:rFonts w:ascii="Times New Roman" w:hAnsi="Times New Roman" w:cs="Times New Roman"/>
          <w:sz w:val="24"/>
          <w:szCs w:val="24"/>
        </w:rPr>
        <w:t xml:space="preserve"> was applied to transform </w:t>
      </w:r>
      <w:del w:id="172" w:author="Yue" w:date="2016-08-10T09:44:00Z">
        <w:r w:rsidRPr="005D7234" w:rsidDel="00457C70">
          <w:rPr>
            <w:rFonts w:ascii="Times New Roman" w:hAnsi="Times New Roman" w:cs="Times New Roman"/>
            <w:sz w:val="24"/>
            <w:szCs w:val="24"/>
          </w:rPr>
          <w:delText xml:space="preserve">from </w:delText>
        </w:r>
      </w:del>
      <w:r w:rsidRPr="005D7234">
        <w:rPr>
          <w:rFonts w:ascii="Times New Roman" w:hAnsi="Times New Roman" w:cs="Times New Roman"/>
          <w:sz w:val="24"/>
          <w:szCs w:val="24"/>
        </w:rPr>
        <w:t>Pearson r to z scores.</w:t>
      </w:r>
    </w:p>
    <w:p w14:paraId="4FF82926"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Statistical analysis</w:t>
      </w:r>
    </w:p>
    <w:p w14:paraId="7E4F718A" w14:textId="12077DBF"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Group differences in the </w:t>
      </w:r>
      <w:del w:id="173" w:author="Yue" w:date="2016-08-10T09:45:00Z">
        <w:r w:rsidRPr="005D7234" w:rsidDel="002C0D13">
          <w:rPr>
            <w:rFonts w:ascii="Times New Roman" w:hAnsi="Times New Roman" w:cs="Times New Roman"/>
            <w:sz w:val="24"/>
            <w:szCs w:val="24"/>
          </w:rPr>
          <w:delText xml:space="preserve">basic </w:delText>
        </w:r>
      </w:del>
      <w:r w:rsidRPr="005D7234">
        <w:rPr>
          <w:rFonts w:ascii="Times New Roman" w:hAnsi="Times New Roman" w:cs="Times New Roman"/>
          <w:sz w:val="24"/>
          <w:szCs w:val="24"/>
        </w:rPr>
        <w:t xml:space="preserve">demographics at each </w:t>
      </w:r>
      <w:del w:id="174" w:author="Yue" w:date="2016-08-10T09:46:00Z">
        <w:r w:rsidRPr="005D7234" w:rsidDel="00D6523D">
          <w:rPr>
            <w:rFonts w:ascii="Times New Roman" w:hAnsi="Times New Roman" w:cs="Times New Roman"/>
            <w:sz w:val="24"/>
            <w:szCs w:val="24"/>
          </w:rPr>
          <w:delText xml:space="preserve">center </w:delText>
        </w:r>
      </w:del>
      <w:commentRangeStart w:id="175"/>
      <w:ins w:id="176" w:author="Yue" w:date="2016-08-10T09:46:00Z">
        <w:r w:rsidR="00D6523D">
          <w:rPr>
            <w:rFonts w:ascii="Times New Roman" w:hAnsi="Times New Roman" w:cs="Times New Roman"/>
            <w:sz w:val="24"/>
            <w:szCs w:val="24"/>
          </w:rPr>
          <w:t>site</w:t>
        </w:r>
      </w:ins>
      <w:commentRangeEnd w:id="175"/>
      <w:ins w:id="177" w:author="Yue" w:date="2016-08-10T09:47:00Z">
        <w:r w:rsidR="00F70D6C">
          <w:rPr>
            <w:rStyle w:val="ab"/>
          </w:rPr>
          <w:commentReference w:id="175"/>
        </w:r>
      </w:ins>
      <w:ins w:id="178" w:author="Yue" w:date="2016-08-10T09:46:00Z">
        <w:r w:rsidR="00D6523D"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were examined with two-tailed t-tests and chi-square tests using </w:t>
      </w:r>
      <w:r w:rsidR="006C2D49">
        <w:rPr>
          <w:rFonts w:ascii="Times New Roman" w:hAnsi="Times New Roman" w:cs="Times New Roman"/>
          <w:sz w:val="24"/>
          <w:szCs w:val="24"/>
        </w:rPr>
        <w:t>R</w:t>
      </w:r>
      <w:r w:rsidR="00C40C7E">
        <w:rPr>
          <w:rFonts w:ascii="Times New Roman" w:hAnsi="Times New Roman" w:cs="Times New Roman"/>
          <w:sz w:val="24"/>
          <w:szCs w:val="24"/>
        </w:rPr>
        <w:t xml:space="preserve"> </w:t>
      </w:r>
      <w:r w:rsidR="00C40C7E">
        <w:rPr>
          <w:rFonts w:ascii="Times New Roman" w:hAnsi="Times New Roman" w:cs="Times New Roman"/>
          <w:sz w:val="24"/>
          <w:szCs w:val="24"/>
        </w:rPr>
        <w:fldChar w:fldCharType="begin"/>
      </w:r>
      <w:r w:rsidR="00C40C7E">
        <w:rPr>
          <w:rFonts w:ascii="Times New Roman" w:hAnsi="Times New Roman" w:cs="Times New Roman"/>
          <w:sz w:val="24"/>
          <w:szCs w:val="24"/>
        </w:rPr>
        <w:instrText xml:space="preserve"> ADDIN EN.CITE &lt;EndNote&gt;&lt;Cite&gt;&lt;Author&gt;R Core Team&lt;/Author&gt;&lt;Year&gt;2015&lt;/Year&gt;&lt;RecNum&gt;2242&lt;/RecNum&gt;&lt;DisplayText&gt;(R Core Team, 2015)&lt;/DisplayText&gt;&lt;record&gt;&lt;rec-number&gt;2242&lt;/rec-number&gt;&lt;foreign-keys&gt;&lt;key app="EN" db-id="fsr00z95b0t2ppep50iv5avqt2zf2dr9prxw" timestamp="1469620123"&gt;2242&lt;/key&gt;&lt;/foreign-keys&gt;&lt;ref-type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Computing&lt;/title&gt;&lt;/titles&gt;&lt;dates&gt;&lt;year&gt;2015&lt;/year&gt;&lt;/dates&gt;&lt;publisher&gt;R Foundation for Statistical Computing, Vienna, Austria. URL http://www.R-project.org/&lt;/publisher&gt;&lt;urls&gt;&lt;related-urls&gt;&lt;url&gt;http://www.R-project.org/&lt;/url&gt;&lt;/related-urls&gt;&lt;/urls&gt;&lt;/record&gt;&lt;/Cite&gt;&lt;/EndNote&gt;</w:instrText>
      </w:r>
      <w:r w:rsidR="00C40C7E">
        <w:rPr>
          <w:rFonts w:ascii="Times New Roman" w:hAnsi="Times New Roman" w:cs="Times New Roman"/>
          <w:sz w:val="24"/>
          <w:szCs w:val="24"/>
        </w:rPr>
        <w:fldChar w:fldCharType="separate"/>
      </w:r>
      <w:r w:rsidR="00C40C7E">
        <w:rPr>
          <w:rFonts w:ascii="Times New Roman" w:hAnsi="Times New Roman" w:cs="Times New Roman"/>
          <w:noProof/>
          <w:sz w:val="24"/>
          <w:szCs w:val="24"/>
        </w:rPr>
        <w:t>(</w:t>
      </w:r>
      <w:hyperlink w:anchor="_ENREF_43" w:tooltip="R Core Team, 2015 #2242" w:history="1">
        <w:r w:rsidR="00EE0723">
          <w:rPr>
            <w:rFonts w:ascii="Times New Roman" w:hAnsi="Times New Roman" w:cs="Times New Roman"/>
            <w:noProof/>
            <w:sz w:val="24"/>
            <w:szCs w:val="24"/>
          </w:rPr>
          <w:t>R Core Team, 2015</w:t>
        </w:r>
      </w:hyperlink>
      <w:r w:rsidR="00C40C7E">
        <w:rPr>
          <w:rFonts w:ascii="Times New Roman" w:hAnsi="Times New Roman" w:cs="Times New Roman"/>
          <w:noProof/>
          <w:sz w:val="24"/>
          <w:szCs w:val="24"/>
        </w:rPr>
        <w:t>)</w:t>
      </w:r>
      <w:r w:rsidR="00C40C7E">
        <w:rPr>
          <w:rFonts w:ascii="Times New Roman" w:hAnsi="Times New Roman" w:cs="Times New Roman"/>
          <w:sz w:val="24"/>
          <w:szCs w:val="24"/>
        </w:rPr>
        <w:fldChar w:fldCharType="end"/>
      </w:r>
      <w:r w:rsidRPr="005D7234">
        <w:rPr>
          <w:rFonts w:ascii="Times New Roman" w:hAnsi="Times New Roman" w:cs="Times New Roman"/>
          <w:sz w:val="24"/>
          <w:szCs w:val="24"/>
        </w:rPr>
        <w:t>.</w:t>
      </w:r>
      <w:r w:rsidR="00C804E7" w:rsidRPr="005D7234">
        <w:rPr>
          <w:rFonts w:ascii="Times New Roman" w:hAnsi="Times New Roman" w:cs="Times New Roman"/>
          <w:sz w:val="24"/>
          <w:szCs w:val="24"/>
        </w:rPr>
        <w:t xml:space="preserve"> </w:t>
      </w:r>
      <w:ins w:id="179" w:author="Yue" w:date="2016-08-10T09:49:00Z">
        <w:r w:rsidR="005A26FD">
          <w:rPr>
            <w:rFonts w:ascii="Times New Roman" w:hAnsi="Times New Roman" w:cs="Times New Roman"/>
            <w:sz w:val="24"/>
            <w:szCs w:val="24"/>
          </w:rPr>
          <w:t>Differences in f</w:t>
        </w:r>
      </w:ins>
      <w:ins w:id="180" w:author="Yue" w:date="2016-08-10T09:48:00Z">
        <w:r w:rsidR="005A26FD">
          <w:rPr>
            <w:rFonts w:ascii="Times New Roman" w:hAnsi="Times New Roman" w:cs="Times New Roman" w:hint="eastAsia"/>
            <w:sz w:val="24"/>
            <w:szCs w:val="24"/>
          </w:rPr>
          <w:t xml:space="preserve">unctional </w:t>
        </w:r>
        <w:r w:rsidR="005A26FD">
          <w:rPr>
            <w:rFonts w:ascii="Times New Roman" w:hAnsi="Times New Roman" w:cs="Times New Roman"/>
            <w:sz w:val="24"/>
            <w:szCs w:val="24"/>
          </w:rPr>
          <w:t xml:space="preserve">connectivity strength </w:t>
        </w:r>
      </w:ins>
      <w:ins w:id="181" w:author="Yue" w:date="2016-08-10T09:49:00Z">
        <w:r w:rsidR="005A26FD" w:rsidRPr="005D7234">
          <w:rPr>
            <w:rFonts w:ascii="Times New Roman" w:hAnsi="Times New Roman" w:cs="Times New Roman"/>
            <w:sz w:val="24"/>
            <w:szCs w:val="24"/>
          </w:rPr>
          <w:t>between SZ</w:t>
        </w:r>
        <w:r w:rsidR="005A26FD">
          <w:rPr>
            <w:rFonts w:ascii="Times New Roman" w:hAnsi="Times New Roman" w:cs="Times New Roman"/>
            <w:sz w:val="24"/>
            <w:szCs w:val="24"/>
          </w:rPr>
          <w:t>s</w:t>
        </w:r>
        <w:r w:rsidR="005A26FD" w:rsidRPr="005D7234">
          <w:rPr>
            <w:rFonts w:ascii="Times New Roman" w:hAnsi="Times New Roman" w:cs="Times New Roman"/>
            <w:sz w:val="24"/>
            <w:szCs w:val="24"/>
          </w:rPr>
          <w:t xml:space="preserve"> and </w:t>
        </w:r>
        <w:r w:rsidR="005A26FD">
          <w:rPr>
            <w:rFonts w:ascii="Times New Roman" w:hAnsi="Times New Roman" w:cs="Times New Roman"/>
            <w:sz w:val="24"/>
            <w:szCs w:val="24"/>
          </w:rPr>
          <w:t>H</w:t>
        </w:r>
        <w:r w:rsidR="005A26FD" w:rsidRPr="005D7234">
          <w:rPr>
            <w:rFonts w:ascii="Times New Roman" w:hAnsi="Times New Roman" w:cs="Times New Roman"/>
            <w:sz w:val="24"/>
            <w:szCs w:val="24"/>
          </w:rPr>
          <w:t>C</w:t>
        </w:r>
        <w:r w:rsidR="005A26FD">
          <w:rPr>
            <w:rFonts w:ascii="Times New Roman" w:hAnsi="Times New Roman" w:cs="Times New Roman"/>
            <w:sz w:val="24"/>
            <w:szCs w:val="24"/>
          </w:rPr>
          <w:t>s</w:t>
        </w:r>
        <w:r w:rsidR="005A26FD" w:rsidRPr="005D7234">
          <w:rPr>
            <w:rFonts w:ascii="Times New Roman" w:hAnsi="Times New Roman" w:cs="Times New Roman"/>
            <w:sz w:val="24"/>
            <w:szCs w:val="24"/>
          </w:rPr>
          <w:t xml:space="preserve"> </w:t>
        </w:r>
      </w:ins>
      <w:del w:id="182" w:author="Yue" w:date="2016-08-10T09:49:00Z">
        <w:r w:rsidRPr="005D7234" w:rsidDel="00AB06C3">
          <w:rPr>
            <w:rFonts w:ascii="Times New Roman" w:hAnsi="Times New Roman" w:cs="Times New Roman"/>
            <w:sz w:val="24"/>
            <w:szCs w:val="24"/>
          </w:rPr>
          <w:delText>For every single site separately, the diagnose effect on each FC value was</w:delText>
        </w:r>
      </w:del>
      <w:ins w:id="183" w:author="Yue" w:date="2016-08-10T09:49:00Z">
        <w:r w:rsidR="00AB06C3">
          <w:rPr>
            <w:rFonts w:ascii="Times New Roman" w:hAnsi="Times New Roman" w:cs="Times New Roman"/>
            <w:sz w:val="24"/>
            <w:szCs w:val="24"/>
          </w:rPr>
          <w:t>were</w:t>
        </w:r>
      </w:ins>
      <w:r w:rsidRPr="005D7234">
        <w:rPr>
          <w:rFonts w:ascii="Times New Roman" w:hAnsi="Times New Roman" w:cs="Times New Roman"/>
          <w:sz w:val="24"/>
          <w:szCs w:val="24"/>
        </w:rPr>
        <w:t xml:space="preserve"> assessed using </w:t>
      </w:r>
      <w:del w:id="184" w:author="Yue" w:date="2016-08-10T09:49:00Z">
        <w:r w:rsidRPr="005D7234" w:rsidDel="0003242D">
          <w:rPr>
            <w:rFonts w:ascii="Times New Roman" w:hAnsi="Times New Roman" w:cs="Times New Roman"/>
            <w:sz w:val="24"/>
            <w:szCs w:val="24"/>
          </w:rPr>
          <w:delText xml:space="preserve">a </w:delText>
        </w:r>
      </w:del>
      <w:r w:rsidRPr="005D7234">
        <w:rPr>
          <w:rFonts w:ascii="Times New Roman" w:hAnsi="Times New Roman" w:cs="Times New Roman"/>
          <w:sz w:val="24"/>
          <w:szCs w:val="24"/>
        </w:rPr>
        <w:t>two-sample t-test</w:t>
      </w:r>
      <w:ins w:id="185" w:author="Yue" w:date="2016-08-10T09:49:00Z">
        <w:r w:rsidR="0003242D">
          <w:rPr>
            <w:rFonts w:ascii="Times New Roman" w:hAnsi="Times New Roman" w:cs="Times New Roman"/>
            <w:sz w:val="24"/>
            <w:szCs w:val="24"/>
          </w:rPr>
          <w:t>s</w:t>
        </w:r>
      </w:ins>
      <w:r w:rsidRPr="005D7234">
        <w:rPr>
          <w:rFonts w:ascii="Times New Roman" w:hAnsi="Times New Roman" w:cs="Times New Roman"/>
          <w:sz w:val="24"/>
          <w:szCs w:val="24"/>
        </w:rPr>
        <w:t xml:space="preserve"> </w:t>
      </w:r>
      <w:del w:id="186" w:author="Yue" w:date="2016-08-10T09:50:00Z">
        <w:r w:rsidRPr="005D7234" w:rsidDel="00343295">
          <w:rPr>
            <w:rFonts w:ascii="Times New Roman" w:hAnsi="Times New Roman" w:cs="Times New Roman"/>
            <w:sz w:val="24"/>
            <w:szCs w:val="24"/>
          </w:rPr>
          <w:delText xml:space="preserve">comparing images </w:delText>
        </w:r>
      </w:del>
      <w:del w:id="187" w:author="Yue" w:date="2016-08-10T09:49:00Z">
        <w:r w:rsidRPr="005D7234" w:rsidDel="005A26FD">
          <w:rPr>
            <w:rFonts w:ascii="Times New Roman" w:hAnsi="Times New Roman" w:cs="Times New Roman"/>
            <w:sz w:val="24"/>
            <w:szCs w:val="24"/>
          </w:rPr>
          <w:delText xml:space="preserve">between SZ and NC </w:delText>
        </w:r>
      </w:del>
      <w:r w:rsidRPr="005D7234">
        <w:rPr>
          <w:rFonts w:ascii="Times New Roman" w:hAnsi="Times New Roman" w:cs="Times New Roman"/>
          <w:sz w:val="24"/>
          <w:szCs w:val="24"/>
        </w:rPr>
        <w:t>from each</w:t>
      </w:r>
      <w:ins w:id="188" w:author="Yue" w:date="2016-08-10T09:50:00Z">
        <w:r w:rsidR="00B860A2">
          <w:rPr>
            <w:rFonts w:ascii="Times New Roman" w:hAnsi="Times New Roman" w:cs="Times New Roman"/>
            <w:sz w:val="24"/>
            <w:szCs w:val="24"/>
          </w:rPr>
          <w:t xml:space="preserve"> individual</w:t>
        </w:r>
      </w:ins>
      <w:r w:rsidRPr="005D7234">
        <w:rPr>
          <w:rFonts w:ascii="Times New Roman" w:hAnsi="Times New Roman" w:cs="Times New Roman"/>
          <w:sz w:val="24"/>
          <w:szCs w:val="24"/>
        </w:rPr>
        <w:t xml:space="preserve"> site. A second level random effects meta-analysis was used to pool</w:t>
      </w:r>
      <w:del w:id="189" w:author="Yue" w:date="2016-08-09T17:05:00Z">
        <w:r w:rsidRPr="005D7234" w:rsidDel="007E5053">
          <w:rPr>
            <w:rFonts w:ascii="Times New Roman" w:hAnsi="Times New Roman" w:cs="Times New Roman"/>
            <w:sz w:val="24"/>
            <w:szCs w:val="24"/>
          </w:rPr>
          <w:delText>ing</w:delText>
        </w:r>
      </w:del>
      <w:r w:rsidRPr="005D7234">
        <w:rPr>
          <w:rFonts w:ascii="Times New Roman" w:hAnsi="Times New Roman" w:cs="Times New Roman"/>
          <w:sz w:val="24"/>
          <w:szCs w:val="24"/>
        </w:rPr>
        <w:t xml:space="preserve"> the single site statistics, in order to </w:t>
      </w:r>
      <w:del w:id="190" w:author="Yue" w:date="2016-08-10T09:50:00Z">
        <w:r w:rsidRPr="005D7234" w:rsidDel="00A50A12">
          <w:rPr>
            <w:rFonts w:ascii="Times New Roman" w:hAnsi="Times New Roman" w:cs="Times New Roman"/>
            <w:sz w:val="24"/>
            <w:szCs w:val="24"/>
          </w:rPr>
          <w:delText xml:space="preserve">assess </w:delText>
        </w:r>
      </w:del>
      <w:ins w:id="191" w:author="Yue" w:date="2016-08-10T09:50:00Z">
        <w:r w:rsidR="00A50A12">
          <w:rPr>
            <w:rFonts w:ascii="Times New Roman" w:hAnsi="Times New Roman" w:cs="Times New Roman"/>
            <w:sz w:val="24"/>
            <w:szCs w:val="24"/>
          </w:rPr>
          <w:t>evaluate</w:t>
        </w:r>
        <w:r w:rsidR="00A50A12" w:rsidRPr="005D7234">
          <w:rPr>
            <w:rFonts w:ascii="Times New Roman" w:hAnsi="Times New Roman" w:cs="Times New Roman"/>
            <w:sz w:val="24"/>
            <w:szCs w:val="24"/>
          </w:rPr>
          <w:t xml:space="preserve"> </w:t>
        </w:r>
      </w:ins>
      <w:r w:rsidRPr="005D7234">
        <w:rPr>
          <w:rFonts w:ascii="Times New Roman" w:hAnsi="Times New Roman" w:cs="Times New Roman"/>
          <w:sz w:val="24"/>
          <w:szCs w:val="24"/>
        </w:rPr>
        <w:t xml:space="preserve">the replication of the effects </w:t>
      </w:r>
      <w:del w:id="192" w:author="Yue" w:date="2016-08-10T09:51:00Z">
        <w:r w:rsidRPr="005D7234" w:rsidDel="00D6251F">
          <w:rPr>
            <w:rFonts w:ascii="Times New Roman" w:hAnsi="Times New Roman" w:cs="Times New Roman"/>
            <w:sz w:val="24"/>
            <w:szCs w:val="24"/>
          </w:rPr>
          <w:delText>from the entire dataset</w:delText>
        </w:r>
      </w:del>
      <w:ins w:id="193" w:author="Yue" w:date="2016-08-10T09:51:00Z">
        <w:r w:rsidR="00D6251F">
          <w:rPr>
            <w:rFonts w:ascii="Times New Roman" w:hAnsi="Times New Roman" w:cs="Times New Roman"/>
            <w:sz w:val="24"/>
            <w:szCs w:val="24"/>
          </w:rPr>
          <w:t>across multi-sites</w:t>
        </w:r>
      </w:ins>
      <w:r w:rsidRPr="005D7234">
        <w:rPr>
          <w:rFonts w:ascii="Times New Roman" w:hAnsi="Times New Roman" w:cs="Times New Roman"/>
          <w:sz w:val="24"/>
          <w:szCs w:val="24"/>
        </w:rPr>
        <w:t xml:space="preserve">. </w:t>
      </w:r>
      <w:r w:rsidR="003A1145" w:rsidRPr="005D7234">
        <w:rPr>
          <w:rFonts w:ascii="Times New Roman" w:hAnsi="Times New Roman" w:cs="Times New Roman"/>
          <w:sz w:val="24"/>
          <w:szCs w:val="24"/>
        </w:rPr>
        <w:t>The meta-analys</w:t>
      </w:r>
      <w:r w:rsidR="00EB0ADD">
        <w:rPr>
          <w:rFonts w:ascii="Times New Roman" w:hAnsi="Times New Roman" w:cs="Times New Roman"/>
          <w:sz w:val="24"/>
          <w:szCs w:val="24"/>
        </w:rPr>
        <w:t>is was conducted in R with meta</w:t>
      </w:r>
      <w:r w:rsidR="003A1145" w:rsidRPr="005D7234">
        <w:rPr>
          <w:rFonts w:ascii="Times New Roman" w:hAnsi="Times New Roman" w:cs="Times New Roman"/>
          <w:sz w:val="24"/>
          <w:szCs w:val="24"/>
        </w:rPr>
        <w:t>for packages</w:t>
      </w:r>
      <w:r w:rsidR="00EB0ADD">
        <w:rPr>
          <w:rFonts w:ascii="Times New Roman" w:hAnsi="Times New Roman" w:cs="Times New Roman"/>
          <w:sz w:val="24"/>
          <w:szCs w:val="24"/>
        </w:rPr>
        <w:t xml:space="preserve"> </w:t>
      </w:r>
      <w:r w:rsidR="00EB0ADD">
        <w:rPr>
          <w:rFonts w:ascii="Times New Roman" w:hAnsi="Times New Roman" w:cs="Times New Roman"/>
          <w:sz w:val="24"/>
          <w:szCs w:val="24"/>
        </w:rPr>
        <w:fldChar w:fldCharType="begin"/>
      </w:r>
      <w:r w:rsidR="00EB0ADD">
        <w:rPr>
          <w:rFonts w:ascii="Times New Roman" w:hAnsi="Times New Roman" w:cs="Times New Roman"/>
          <w:sz w:val="24"/>
          <w:szCs w:val="24"/>
        </w:rPr>
        <w:instrText xml:space="preserve"> ADDIN EN.CITE &lt;EndNote&gt;&lt;Cite&gt;&lt;Author&gt;Viechtbauer&lt;/Author&gt;&lt;Year&gt;2010&lt;/Year&gt;&lt;RecNum&gt;2239&lt;/RecNum&gt;&lt;DisplayText&gt;(Viechtbauer, 2010)&lt;/DisplayText&gt;&lt;record&gt;&lt;rec-number&gt;2239&lt;/rec-number&gt;&lt;foreign-keys&gt;&lt;key app="EN" db-id="fsr00z95b0t2ppep50iv5avqt2zf2dr9prxw" timestamp="1469610074"&gt;2239&lt;/key&gt;&lt;/foreign-keys&gt;&lt;ref-type name="Journal Article"&gt;17&lt;/ref-type&gt;&lt;contributors&gt;&lt;authors&gt;&lt;author&gt;Viechtbauer, W.&lt;/author&gt;&lt;/authors&gt;&lt;/contributors&gt;&lt;auth-address&gt;Maastricht Univ, Sch Publ Hlth &amp;amp; Primary Care, Dept Methodol &amp;amp; Stat, NL-6200 MD Maastricht, Netherlands&lt;/auth-address&gt;&lt;titles&gt;&lt;title&gt;Conducting Meta-Analyses in R with the metafor Package&lt;/title&gt;&lt;secondary-title&gt;Journal of Statistical Software&lt;/secondary-title&gt;&lt;alt-title&gt;J Stat Softw&lt;/alt-title&gt;&lt;/titles&gt;&lt;periodical&gt;&lt;full-title&gt;Journal of Statistical Software&lt;/full-title&gt;&lt;abbr-1&gt;J Stat Softw&lt;/abbr-1&gt;&lt;/periodical&gt;&lt;alt-periodical&gt;&lt;full-title&gt;Journal of Statistical Software&lt;/full-title&gt;&lt;abbr-1&gt;J Stat Softw&lt;/abbr-1&gt;&lt;/alt-periodical&gt;&lt;pages&gt;1-48&lt;/pages&gt;&lt;volume&gt;36&lt;/volume&gt;&lt;number&gt;3&lt;/number&gt;&lt;keywords&gt;&lt;keyword&gt;meta-analysis&lt;/keyword&gt;&lt;keyword&gt;r&lt;/keyword&gt;&lt;keyword&gt;mixed-effects model&lt;/keyword&gt;&lt;keyword&gt;meta-regression&lt;/keyword&gt;&lt;keyword&gt;moderator analysis&lt;/keyword&gt;&lt;keyword&gt;variance component estimation&lt;/keyword&gt;&lt;keyword&gt;detect publication bias&lt;/keyword&gt;&lt;keyword&gt;clinical-trials&lt;/keyword&gt;&lt;keyword&gt;cumulative metaanalysis&lt;/keyword&gt;&lt;keyword&gt;heterogeneity&lt;/keyword&gt;&lt;keyword&gt;regression&lt;/keyword&gt;&lt;keyword&gt;models&lt;/keyword&gt;&lt;keyword&gt;tests&lt;/keyword&gt;&lt;keyword&gt;plots&lt;/keyword&gt;&lt;keyword&gt;opportunities&lt;/keyword&gt;&lt;/keywords&gt;&lt;dates&gt;&lt;year&gt;2010&lt;/year&gt;&lt;pub-dates&gt;&lt;date&gt;Aug&lt;/date&gt;&lt;/pub-dates&gt;&lt;/dates&gt;&lt;isbn&gt;1548-7660&lt;/isbn&gt;&lt;accession-num&gt;WOS:000281593200001&lt;/accession-num&gt;&lt;urls&gt;&lt;related-urls&gt;&lt;url&gt;&amp;lt;Go to ISI&amp;gt;://WOS:000281593200001&lt;/url&gt;&lt;/related-urls&gt;&lt;/urls&gt;&lt;language&gt;English&lt;/language&gt;&lt;/record&gt;&lt;/Cite&gt;&lt;/EndNote&gt;</w:instrText>
      </w:r>
      <w:r w:rsidR="00EB0ADD">
        <w:rPr>
          <w:rFonts w:ascii="Times New Roman" w:hAnsi="Times New Roman" w:cs="Times New Roman"/>
          <w:sz w:val="24"/>
          <w:szCs w:val="24"/>
        </w:rPr>
        <w:fldChar w:fldCharType="separate"/>
      </w:r>
      <w:r w:rsidR="00EB0ADD">
        <w:rPr>
          <w:rFonts w:ascii="Times New Roman" w:hAnsi="Times New Roman" w:cs="Times New Roman"/>
          <w:noProof/>
          <w:sz w:val="24"/>
          <w:szCs w:val="24"/>
        </w:rPr>
        <w:t>(</w:t>
      </w:r>
      <w:hyperlink w:anchor="_ENREF_56" w:tooltip="Viechtbauer, 2010 #2239" w:history="1">
        <w:r w:rsidR="00EE0723">
          <w:rPr>
            <w:rFonts w:ascii="Times New Roman" w:hAnsi="Times New Roman" w:cs="Times New Roman"/>
            <w:noProof/>
            <w:sz w:val="24"/>
            <w:szCs w:val="24"/>
          </w:rPr>
          <w:t>Viechtbauer, 2010</w:t>
        </w:r>
      </w:hyperlink>
      <w:r w:rsidR="00EB0ADD">
        <w:rPr>
          <w:rFonts w:ascii="Times New Roman" w:hAnsi="Times New Roman" w:cs="Times New Roman"/>
          <w:noProof/>
          <w:sz w:val="24"/>
          <w:szCs w:val="24"/>
        </w:rPr>
        <w:t>)</w:t>
      </w:r>
      <w:r w:rsidR="00EB0ADD">
        <w:rPr>
          <w:rFonts w:ascii="Times New Roman" w:hAnsi="Times New Roman" w:cs="Times New Roman"/>
          <w:sz w:val="24"/>
          <w:szCs w:val="24"/>
        </w:rPr>
        <w:fldChar w:fldCharType="end"/>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w:t>
      </w:r>
      <w:r w:rsidRPr="005D7234">
        <w:rPr>
          <w:rFonts w:ascii="Times New Roman" w:hAnsi="Times New Roman" w:cs="Times New Roman"/>
          <w:sz w:val="24"/>
          <w:szCs w:val="24"/>
        </w:rPr>
        <w:t xml:space="preserve">The effect sizes were calculated using Hedge's </w:t>
      </w:r>
      <w:r w:rsidRPr="00933DD2">
        <w:rPr>
          <w:rFonts w:ascii="Times New Roman" w:hAnsi="Times New Roman" w:cs="Times New Roman"/>
          <w:i/>
          <w:sz w:val="24"/>
          <w:szCs w:val="24"/>
        </w:rPr>
        <w:t>g</w:t>
      </w:r>
      <w:r w:rsidRPr="005D7234">
        <w:rPr>
          <w:rFonts w:ascii="Times New Roman" w:hAnsi="Times New Roman" w:cs="Times New Roman"/>
          <w:sz w:val="24"/>
          <w:szCs w:val="24"/>
        </w:rPr>
        <w:t xml:space="preserve">, which </w:t>
      </w:r>
      <w:del w:id="194" w:author="Yue" w:date="2016-08-10T09:54:00Z">
        <w:r w:rsidRPr="005D7234" w:rsidDel="00645295">
          <w:rPr>
            <w:rFonts w:ascii="Times New Roman" w:hAnsi="Times New Roman" w:cs="Times New Roman"/>
            <w:sz w:val="24"/>
            <w:szCs w:val="24"/>
          </w:rPr>
          <w:delText>provides an unbiased standardized mean difference that incorporates a correction for small sample sizes</w:delText>
        </w:r>
        <w:r w:rsidR="00B45975" w:rsidDel="00645295">
          <w:rPr>
            <w:rFonts w:ascii="Times New Roman" w:hAnsi="Times New Roman" w:cs="Times New Roman"/>
            <w:sz w:val="24"/>
            <w:szCs w:val="24"/>
          </w:rPr>
          <w:delText xml:space="preserve"> </w:delText>
        </w:r>
        <w:r w:rsidR="00B45975" w:rsidDel="00645295">
          <w:rPr>
            <w:rFonts w:ascii="Times New Roman" w:hAnsi="Times New Roman" w:cs="Times New Roman"/>
            <w:sz w:val="24"/>
            <w:szCs w:val="24"/>
          </w:rPr>
          <w:fldChar w:fldCharType="begin"/>
        </w:r>
        <w:r w:rsidR="00B45975" w:rsidDel="00645295">
          <w:rPr>
            <w:rFonts w:ascii="Times New Roman" w:hAnsi="Times New Roman" w:cs="Times New Roman"/>
            <w:sz w:val="24"/>
            <w:szCs w:val="24"/>
          </w:rPr>
          <w:delInstrText xml:space="preserve"> ADDIN EN.CITE &lt;EndNote&gt;&lt;Cite&gt;&lt;Author&gt;Hedges&lt;/Author&gt;&lt;Year&gt;1985&lt;/Year&gt;&lt;RecNum&gt;2238&lt;/RecNum&gt;&lt;DisplayText&gt;(Hedges and Olkin, 1985)&lt;/DisplayText&gt;&lt;record&gt;&lt;rec-number&gt;2238&lt;/rec-number&gt;&lt;foreign-keys&gt;&lt;key app="EN" db-id="fsr00z95b0t2ppep50iv5avqt2zf2dr9prxw" timestamp="1468564821"&gt;2238&lt;/key&gt;&lt;/foreign-keys&gt;&lt;ref-type name="Journal Article"&gt;17&lt;/ref-type&gt;&lt;contributors&gt;&lt;authors&gt;&lt;author&gt;Hedges, L&lt;/author&gt;&lt;author&gt;Olkin, I&lt;/author&gt;&lt;/authors&gt;&lt;/contributors&gt;&lt;titles&gt;&lt;title&gt;Statistical models for meta-analysis&lt;/title&gt;&lt;secondary-title&gt;New York: Academic Press. Hedges, LV, &amp;amp; Pigott, TD (2001). The power of statistical tests in meta-analysis. Psychological Methods&lt;/secondary-title&gt;&lt;/titles&gt;&lt;periodical&gt;&lt;full-title&gt;New York: Academic Press. Hedges, LV, &amp;amp; Pigott, TD (2001). The power of statistical tests in meta-analysis. Psychological Methods&lt;/full-title&gt;&lt;/periodical&gt;&lt;pages&gt;203-217&lt;/pages&gt;&lt;volume&gt;6&lt;/volume&gt;&lt;dates&gt;&lt;year&gt;1985&lt;/year&gt;&lt;/dates&gt;&lt;urls&gt;&lt;/urls&gt;&lt;/record&gt;&lt;/Cite&gt;&lt;/EndNote&gt;</w:delInstrText>
        </w:r>
        <w:r w:rsidR="00B45975" w:rsidDel="00645295">
          <w:rPr>
            <w:rFonts w:ascii="Times New Roman" w:hAnsi="Times New Roman" w:cs="Times New Roman"/>
            <w:sz w:val="24"/>
            <w:szCs w:val="24"/>
          </w:rPr>
          <w:fldChar w:fldCharType="separate"/>
        </w:r>
        <w:r w:rsidR="00B45975" w:rsidDel="00645295">
          <w:rPr>
            <w:rFonts w:ascii="Times New Roman" w:hAnsi="Times New Roman" w:cs="Times New Roman"/>
            <w:noProof/>
            <w:sz w:val="24"/>
            <w:szCs w:val="24"/>
          </w:rPr>
          <w:delText>(</w:delText>
        </w:r>
        <w:r w:rsidR="00E672A3" w:rsidDel="00645295">
          <w:fldChar w:fldCharType="begin"/>
        </w:r>
        <w:r w:rsidR="00E672A3" w:rsidDel="00645295">
          <w:delInstrText xml:space="preserve"> HYPERLINK \l "_ENREF_25" \o "Hedges, 1985 #2238" </w:delInstrText>
        </w:r>
        <w:r w:rsidR="00E672A3" w:rsidDel="00645295">
          <w:fldChar w:fldCharType="separate"/>
        </w:r>
        <w:r w:rsidR="00E564C3" w:rsidDel="00645295">
          <w:rPr>
            <w:rFonts w:ascii="Times New Roman" w:hAnsi="Times New Roman" w:cs="Times New Roman"/>
            <w:noProof/>
            <w:sz w:val="24"/>
            <w:szCs w:val="24"/>
          </w:rPr>
          <w:delText>Hedges and Olkin, 1985</w:delText>
        </w:r>
        <w:r w:rsidR="00E672A3" w:rsidDel="00645295">
          <w:rPr>
            <w:rFonts w:ascii="Times New Roman" w:hAnsi="Times New Roman" w:cs="Times New Roman"/>
            <w:noProof/>
            <w:sz w:val="24"/>
            <w:szCs w:val="24"/>
          </w:rPr>
          <w:fldChar w:fldCharType="end"/>
        </w:r>
        <w:r w:rsidR="00B45975" w:rsidDel="00645295">
          <w:rPr>
            <w:rFonts w:ascii="Times New Roman" w:hAnsi="Times New Roman" w:cs="Times New Roman"/>
            <w:noProof/>
            <w:sz w:val="24"/>
            <w:szCs w:val="24"/>
          </w:rPr>
          <w:delText>)</w:delText>
        </w:r>
        <w:r w:rsidR="00B45975" w:rsidDel="00645295">
          <w:rPr>
            <w:rFonts w:ascii="Times New Roman" w:hAnsi="Times New Roman" w:cs="Times New Roman"/>
            <w:sz w:val="24"/>
            <w:szCs w:val="24"/>
          </w:rPr>
          <w:fldChar w:fldCharType="end"/>
        </w:r>
      </w:del>
      <w:del w:id="195" w:author="Yue" w:date="2016-08-10T09:52:00Z">
        <w:r w:rsidRPr="005D7234" w:rsidDel="00C135F9">
          <w:rPr>
            <w:rFonts w:ascii="Times New Roman" w:hAnsi="Times New Roman" w:cs="Times New Roman"/>
            <w:sz w:val="24"/>
            <w:szCs w:val="24"/>
          </w:rPr>
          <w:delText xml:space="preserve">. Hedge's </w:delText>
        </w:r>
        <w:r w:rsidRPr="00933DD2" w:rsidDel="00C135F9">
          <w:rPr>
            <w:rFonts w:ascii="Times New Roman" w:hAnsi="Times New Roman" w:cs="Times New Roman"/>
            <w:i/>
            <w:sz w:val="24"/>
            <w:szCs w:val="24"/>
          </w:rPr>
          <w:delText>g</w:delText>
        </w:r>
        <w:r w:rsidRPr="005D7234" w:rsidDel="00C135F9">
          <w:rPr>
            <w:rFonts w:ascii="Times New Roman" w:hAnsi="Times New Roman" w:cs="Times New Roman"/>
            <w:sz w:val="24"/>
            <w:szCs w:val="24"/>
          </w:rPr>
          <w:delText xml:space="preserve"> </w:delText>
        </w:r>
      </w:del>
      <w:r w:rsidRPr="005D7234">
        <w:rPr>
          <w:rFonts w:ascii="Times New Roman" w:hAnsi="Times New Roman" w:cs="Times New Roman"/>
          <w:sz w:val="24"/>
          <w:szCs w:val="24"/>
        </w:rPr>
        <w:t xml:space="preserve">was calculated using each center's </w:t>
      </w:r>
      <w:r w:rsidR="003A1145">
        <w:rPr>
          <w:rFonts w:ascii="Times New Roman" w:hAnsi="Times New Roman" w:cs="Times New Roman"/>
          <w:sz w:val="24"/>
          <w:szCs w:val="24"/>
        </w:rPr>
        <w:t>means</w:t>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standard deviations, and </w:t>
      </w:r>
      <w:r w:rsidRPr="005D7234">
        <w:rPr>
          <w:rFonts w:ascii="Times New Roman" w:hAnsi="Times New Roman" w:cs="Times New Roman"/>
          <w:sz w:val="24"/>
          <w:szCs w:val="24"/>
        </w:rPr>
        <w:t>the corresponding sample size</w:t>
      </w:r>
      <w:ins w:id="196" w:author="Yue" w:date="2016-08-10T09:53:00Z">
        <w:r w:rsidR="00B21FEF">
          <w:rPr>
            <w:rFonts w:ascii="Times New Roman" w:hAnsi="Times New Roman" w:cs="Times New Roman"/>
            <w:sz w:val="24"/>
            <w:szCs w:val="24"/>
          </w:rPr>
          <w:t xml:space="preserve"> </w:t>
        </w:r>
      </w:ins>
      <w:ins w:id="197" w:author="Yue" w:date="2016-08-10T09:54:00Z">
        <w:r w:rsidR="00AD6E0B">
          <w:rPr>
            <w:rFonts w:ascii="Times New Roman" w:hAnsi="Times New Roman" w:cs="Times New Roman"/>
            <w:sz w:val="24"/>
            <w:szCs w:val="24"/>
          </w:rPr>
          <w:t xml:space="preserve">in order </w:t>
        </w:r>
      </w:ins>
      <w:ins w:id="198" w:author="Yue" w:date="2016-08-10T09:53:00Z">
        <w:r w:rsidR="00B21FEF">
          <w:rPr>
            <w:rFonts w:ascii="Times New Roman" w:hAnsi="Times New Roman" w:cs="Times New Roman"/>
            <w:sz w:val="24"/>
            <w:szCs w:val="24"/>
          </w:rPr>
          <w:t xml:space="preserve">to </w:t>
        </w:r>
        <w:r w:rsidR="00B21FEF" w:rsidRPr="005D7234">
          <w:rPr>
            <w:rFonts w:ascii="Times New Roman" w:hAnsi="Times New Roman" w:cs="Times New Roman"/>
            <w:sz w:val="24"/>
            <w:szCs w:val="24"/>
          </w:rPr>
          <w:t>provide an unbiased standardized mean difference that incorporates a correction for small sample sizes</w:t>
        </w:r>
        <w:r w:rsidR="00B21FEF">
          <w:rPr>
            <w:rFonts w:ascii="Times New Roman" w:hAnsi="Times New Roman" w:cs="Times New Roman"/>
            <w:sz w:val="24"/>
            <w:szCs w:val="24"/>
          </w:rPr>
          <w:t xml:space="preserve"> </w:t>
        </w:r>
        <w:r w:rsidR="00B21FEF">
          <w:rPr>
            <w:rFonts w:ascii="Times New Roman" w:hAnsi="Times New Roman" w:cs="Times New Roman"/>
            <w:sz w:val="24"/>
            <w:szCs w:val="24"/>
          </w:rPr>
          <w:fldChar w:fldCharType="begin"/>
        </w:r>
        <w:r w:rsidR="00B21FEF">
          <w:rPr>
            <w:rFonts w:ascii="Times New Roman" w:hAnsi="Times New Roman" w:cs="Times New Roman"/>
            <w:sz w:val="24"/>
            <w:szCs w:val="24"/>
          </w:rPr>
          <w:instrText xml:space="preserve"> ADDIN EN.CITE &lt;EndNote&gt;&lt;Cite&gt;&lt;Author&gt;Hedges&lt;/Author&gt;&lt;Year&gt;1985&lt;/Year&gt;&lt;RecNum&gt;2238&lt;/RecNum&gt;&lt;DisplayText&gt;(Hedges and Olkin, 1985)&lt;/DisplayText&gt;&lt;record&gt;&lt;rec-number&gt;2238&lt;/rec-number&gt;&lt;foreign-keys&gt;&lt;key app="EN" db-id="fsr00z95b0t2ppep50iv5avqt2zf2dr9prxw" timestamp="1468564821"&gt;2238&lt;/key&gt;&lt;/foreign-keys&gt;&lt;ref-type name="Journal Article"&gt;17&lt;/ref-type&gt;&lt;contributors&gt;&lt;authors&gt;&lt;author&gt;Hedges, L&lt;/author&gt;&lt;author&gt;Olkin, I&lt;/author&gt;&lt;/authors&gt;&lt;/contributors&gt;&lt;titles&gt;&lt;title&gt;Statistical models for meta-analysis&lt;/title&gt;&lt;secondary-title&gt;New York: Academic Press. Hedges, LV, &amp;amp; Pigott, TD (2001). The power of statistical tests in meta-analysis. Psychological Methods&lt;/secondary-title&gt;&lt;/titles&gt;&lt;periodical&gt;&lt;full-title&gt;New York: Academic Press. Hedges, LV, &amp;amp; Pigott, TD (2001). The power of statistical tests in meta-analysis. Psychological Methods&lt;/full-title&gt;&lt;/periodical&gt;&lt;pages&gt;203-217&lt;/pages&gt;&lt;volume&gt;6&lt;/volume&gt;&lt;dates&gt;&lt;year&gt;1985&lt;/year&gt;&lt;/dates&gt;&lt;urls&gt;&lt;/urls&gt;&lt;/record&gt;&lt;/Cite&gt;&lt;/EndNote&gt;</w:instrText>
        </w:r>
        <w:r w:rsidR="00B21FEF">
          <w:rPr>
            <w:rFonts w:ascii="Times New Roman" w:hAnsi="Times New Roman" w:cs="Times New Roman"/>
            <w:sz w:val="24"/>
            <w:szCs w:val="24"/>
          </w:rPr>
          <w:fldChar w:fldCharType="separate"/>
        </w:r>
        <w:r w:rsidR="00B21FEF">
          <w:rPr>
            <w:rFonts w:ascii="Times New Roman" w:hAnsi="Times New Roman" w:cs="Times New Roman"/>
            <w:noProof/>
            <w:sz w:val="24"/>
            <w:szCs w:val="24"/>
          </w:rPr>
          <w:t>(</w:t>
        </w:r>
      </w:ins>
      <w:r w:rsidR="00EE0723">
        <w:rPr>
          <w:rFonts w:ascii="Times New Roman" w:hAnsi="Times New Roman" w:cs="Times New Roman"/>
          <w:noProof/>
          <w:sz w:val="24"/>
          <w:szCs w:val="24"/>
        </w:rPr>
        <w:fldChar w:fldCharType="begin"/>
      </w:r>
      <w:r w:rsidR="00EE0723">
        <w:rPr>
          <w:rFonts w:ascii="Times New Roman" w:hAnsi="Times New Roman" w:cs="Times New Roman"/>
          <w:noProof/>
          <w:sz w:val="24"/>
          <w:szCs w:val="24"/>
        </w:rPr>
        <w:instrText xml:space="preserve"> HYPERLINK \l "_ENREF_25" \o "Hedges, 1985 #2238" </w:instrText>
      </w:r>
      <w:r w:rsidR="00EE0723">
        <w:rPr>
          <w:rFonts w:ascii="Times New Roman" w:hAnsi="Times New Roman" w:cs="Times New Roman"/>
          <w:noProof/>
          <w:sz w:val="24"/>
          <w:szCs w:val="24"/>
        </w:rPr>
      </w:r>
      <w:r w:rsidR="00EE0723">
        <w:rPr>
          <w:rFonts w:ascii="Times New Roman" w:hAnsi="Times New Roman" w:cs="Times New Roman"/>
          <w:noProof/>
          <w:sz w:val="24"/>
          <w:szCs w:val="24"/>
        </w:rPr>
        <w:fldChar w:fldCharType="separate"/>
      </w:r>
      <w:ins w:id="199" w:author="Yue" w:date="2016-08-10T09:53:00Z">
        <w:r w:rsidR="00EE0723">
          <w:rPr>
            <w:rFonts w:ascii="Times New Roman" w:hAnsi="Times New Roman" w:cs="Times New Roman"/>
            <w:noProof/>
            <w:sz w:val="24"/>
            <w:szCs w:val="24"/>
          </w:rPr>
          <w:t>Hedges and Olkin, 1985</w:t>
        </w:r>
      </w:ins>
      <w:r w:rsidR="00EE0723">
        <w:rPr>
          <w:rFonts w:ascii="Times New Roman" w:hAnsi="Times New Roman" w:cs="Times New Roman"/>
          <w:noProof/>
          <w:sz w:val="24"/>
          <w:szCs w:val="24"/>
        </w:rPr>
        <w:fldChar w:fldCharType="end"/>
      </w:r>
      <w:ins w:id="200" w:author="Yue" w:date="2016-08-10T09:53:00Z">
        <w:r w:rsidR="00B21FEF">
          <w:rPr>
            <w:rFonts w:ascii="Times New Roman" w:hAnsi="Times New Roman" w:cs="Times New Roman"/>
            <w:noProof/>
            <w:sz w:val="24"/>
            <w:szCs w:val="24"/>
          </w:rPr>
          <w:t>)</w:t>
        </w:r>
        <w:r w:rsidR="00B21FEF">
          <w:rPr>
            <w:rFonts w:ascii="Times New Roman" w:hAnsi="Times New Roman" w:cs="Times New Roman"/>
            <w:sz w:val="24"/>
            <w:szCs w:val="24"/>
          </w:rPr>
          <w:fldChar w:fldCharType="end"/>
        </w:r>
      </w:ins>
      <w:r w:rsidRPr="005D7234">
        <w:rPr>
          <w:rFonts w:ascii="Times New Roman" w:hAnsi="Times New Roman" w:cs="Times New Roman"/>
          <w:sz w:val="24"/>
          <w:szCs w:val="24"/>
        </w:rPr>
        <w:t xml:space="preserve">. </w:t>
      </w:r>
      <w:commentRangeStart w:id="201"/>
      <w:r w:rsidR="00C40C7E">
        <w:rPr>
          <w:rFonts w:ascii="Times New Roman" w:hAnsi="Times New Roman" w:cs="Times New Roman"/>
          <w:sz w:val="24"/>
          <w:szCs w:val="24"/>
        </w:rPr>
        <w:t xml:space="preserve">The heterogeneity among studies </w:t>
      </w:r>
      <w:r w:rsidR="004B3380">
        <w:rPr>
          <w:rFonts w:ascii="Times New Roman" w:hAnsi="Times New Roman" w:cs="Times New Roman"/>
          <w:sz w:val="24"/>
          <w:szCs w:val="24"/>
        </w:rPr>
        <w:t xml:space="preserve">(i.e., </w:t>
      </w:r>
      <w:r w:rsidR="006E0EC8" w:rsidRPr="00935635">
        <w:rPr>
          <w:rFonts w:ascii="Times New Roman" w:hAnsi="Times New Roman" w:cs="Times New Roman"/>
          <w:i/>
          <w:sz w:val="24"/>
          <w:szCs w:val="24"/>
        </w:rPr>
        <w:t>τ</w:t>
      </w:r>
      <w:r w:rsidR="004B3380" w:rsidRPr="00935635">
        <w:rPr>
          <w:rFonts w:ascii="Times New Roman" w:hAnsi="Times New Roman" w:cs="Times New Roman"/>
          <w:i/>
          <w:sz w:val="24"/>
          <w:szCs w:val="24"/>
          <w:vertAlign w:val="superscript"/>
        </w:rPr>
        <w:t>2</w:t>
      </w:r>
      <w:r w:rsidR="00C40C7E">
        <w:rPr>
          <w:rFonts w:ascii="Times New Roman" w:hAnsi="Times New Roman" w:cs="Times New Roman"/>
          <w:sz w:val="24"/>
          <w:szCs w:val="24"/>
        </w:rPr>
        <w:t>) was</w:t>
      </w:r>
      <w:r w:rsidR="004B3380">
        <w:rPr>
          <w:rFonts w:ascii="Times New Roman" w:hAnsi="Times New Roman" w:cs="Times New Roman"/>
          <w:sz w:val="24"/>
          <w:szCs w:val="24"/>
        </w:rPr>
        <w:t xml:space="preserve"> estimated with the DerSimonian-Lai</w:t>
      </w:r>
      <w:r w:rsidR="00A612BA">
        <w:rPr>
          <w:rFonts w:ascii="Times New Roman" w:hAnsi="Times New Roman" w:cs="Times New Roman"/>
          <w:sz w:val="24"/>
          <w:szCs w:val="24"/>
        </w:rPr>
        <w:t>rd estimator</w:t>
      </w:r>
      <w:ins w:id="202" w:author="Yue" w:date="2016-08-10T09:56:00Z">
        <w:r w:rsidR="005E5054">
          <w:rPr>
            <w:rFonts w:ascii="Times New Roman" w:hAnsi="Times New Roman" w:cs="Times New Roman"/>
            <w:sz w:val="24"/>
            <w:szCs w:val="24"/>
          </w:rPr>
          <w:t xml:space="preserve"> using chi-square tests</w:t>
        </w:r>
      </w:ins>
      <w:r w:rsidR="00A612BA">
        <w:rPr>
          <w:rFonts w:ascii="Times New Roman" w:hAnsi="Times New Roman" w:cs="Times New Roman"/>
          <w:sz w:val="24"/>
          <w:szCs w:val="24"/>
        </w:rPr>
        <w:t xml:space="preserve"> </w: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 </w:instrTex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EN.CITE.DATA </w:instrText>
      </w:r>
      <w:r w:rsidR="006E0EC8">
        <w:rPr>
          <w:rFonts w:ascii="Times New Roman" w:hAnsi="Times New Roman" w:cs="Times New Roman"/>
          <w:sz w:val="24"/>
          <w:szCs w:val="24"/>
        </w:rPr>
      </w:r>
      <w:r w:rsidR="006E0EC8">
        <w:rPr>
          <w:rFonts w:ascii="Times New Roman" w:hAnsi="Times New Roman" w:cs="Times New Roman"/>
          <w:sz w:val="24"/>
          <w:szCs w:val="24"/>
        </w:rPr>
        <w:fldChar w:fldCharType="end"/>
      </w:r>
      <w:r w:rsidR="006E0EC8">
        <w:rPr>
          <w:rFonts w:ascii="Times New Roman" w:hAnsi="Times New Roman" w:cs="Times New Roman"/>
          <w:sz w:val="24"/>
          <w:szCs w:val="24"/>
        </w:rPr>
      </w:r>
      <w:r w:rsidR="006E0EC8">
        <w:rPr>
          <w:rFonts w:ascii="Times New Roman" w:hAnsi="Times New Roman" w:cs="Times New Roman"/>
          <w:sz w:val="24"/>
          <w:szCs w:val="24"/>
        </w:rPr>
        <w:fldChar w:fldCharType="separate"/>
      </w:r>
      <w:r w:rsidR="006E0EC8">
        <w:rPr>
          <w:rFonts w:ascii="Times New Roman" w:hAnsi="Times New Roman" w:cs="Times New Roman"/>
          <w:noProof/>
          <w:sz w:val="24"/>
          <w:szCs w:val="24"/>
        </w:rPr>
        <w:t>(</w:t>
      </w:r>
      <w:hyperlink w:anchor="_ENREF_12" w:tooltip="DerSimonian, 1986 #2240" w:history="1">
        <w:r w:rsidR="00EE0723">
          <w:rPr>
            <w:rFonts w:ascii="Times New Roman" w:hAnsi="Times New Roman" w:cs="Times New Roman"/>
            <w:noProof/>
            <w:sz w:val="24"/>
            <w:szCs w:val="24"/>
          </w:rPr>
          <w:t>DerSimonian and Laird, 1986</w:t>
        </w:r>
      </w:hyperlink>
      <w:r w:rsidR="006E0EC8">
        <w:rPr>
          <w:rFonts w:ascii="Times New Roman" w:hAnsi="Times New Roman" w:cs="Times New Roman"/>
          <w:noProof/>
          <w:sz w:val="24"/>
          <w:szCs w:val="24"/>
        </w:rPr>
        <w:t xml:space="preserve">; </w:t>
      </w:r>
      <w:hyperlink w:anchor="_ENREF_44" w:tooltip="Raudenbush, 2009 #2241" w:history="1">
        <w:r w:rsidR="00EE0723">
          <w:rPr>
            <w:rFonts w:ascii="Times New Roman" w:hAnsi="Times New Roman" w:cs="Times New Roman"/>
            <w:noProof/>
            <w:sz w:val="24"/>
            <w:szCs w:val="24"/>
          </w:rPr>
          <w:t>Raudenbush, 2009</w:t>
        </w:r>
      </w:hyperlink>
      <w:r w:rsidR="006E0EC8">
        <w:rPr>
          <w:rFonts w:ascii="Times New Roman" w:hAnsi="Times New Roman" w:cs="Times New Roman"/>
          <w:noProof/>
          <w:sz w:val="24"/>
          <w:szCs w:val="24"/>
        </w:rPr>
        <w:t>)</w:t>
      </w:r>
      <w:r w:rsidR="006E0EC8">
        <w:rPr>
          <w:rFonts w:ascii="Times New Roman" w:hAnsi="Times New Roman" w:cs="Times New Roman"/>
          <w:sz w:val="24"/>
          <w:szCs w:val="24"/>
        </w:rPr>
        <w:fldChar w:fldCharType="end"/>
      </w:r>
      <w:r w:rsidR="004B3380">
        <w:rPr>
          <w:rFonts w:ascii="Times New Roman" w:hAnsi="Times New Roman" w:cs="Times New Roman"/>
          <w:sz w:val="24"/>
          <w:szCs w:val="24"/>
        </w:rPr>
        <w:t xml:space="preserve">. </w:t>
      </w:r>
      <w:del w:id="203" w:author="Yue" w:date="2016-08-10T09:56:00Z">
        <w:r w:rsidR="003C30CB" w:rsidRPr="003C30CB" w:rsidDel="00C0347D">
          <w:rPr>
            <w:rFonts w:ascii="Times New Roman" w:hAnsi="Times New Roman" w:cs="Times New Roman"/>
            <w:sz w:val="24"/>
            <w:szCs w:val="24"/>
          </w:rPr>
          <w:delText xml:space="preserve">Heterogeneity of the resulting mean-weighted </w:delText>
        </w:r>
        <w:r w:rsidR="00EB0ADD" w:rsidDel="00C0347D">
          <w:rPr>
            <w:rFonts w:ascii="Times New Roman" w:hAnsi="Times New Roman" w:cs="Times New Roman"/>
            <w:sz w:val="24"/>
            <w:szCs w:val="24"/>
          </w:rPr>
          <w:delText>effect sizes was tested</w:delText>
        </w:r>
        <w:r w:rsidR="00EB0ADD" w:rsidDel="005E5054">
          <w:rPr>
            <w:rFonts w:ascii="Times New Roman" w:hAnsi="Times New Roman" w:cs="Times New Roman"/>
            <w:sz w:val="24"/>
            <w:szCs w:val="24"/>
          </w:rPr>
          <w:delText xml:space="preserve"> with chi-square test</w:delText>
        </w:r>
        <w:r w:rsidR="003C30CB" w:rsidRPr="003C30CB" w:rsidDel="00C0347D">
          <w:rPr>
            <w:rFonts w:ascii="Times New Roman" w:hAnsi="Times New Roman" w:cs="Times New Roman"/>
            <w:sz w:val="24"/>
            <w:szCs w:val="24"/>
          </w:rPr>
          <w:delText>.</w:delText>
        </w:r>
      </w:del>
      <w:commentRangeEnd w:id="201"/>
      <w:r w:rsidR="00FC6DA7">
        <w:rPr>
          <w:rStyle w:val="ab"/>
        </w:rPr>
        <w:commentReference w:id="201"/>
      </w:r>
      <w:del w:id="204" w:author="Yue" w:date="2016-08-10T09:56:00Z">
        <w:r w:rsidR="003C30CB" w:rsidRPr="003C30CB" w:rsidDel="00C0347D">
          <w:rPr>
            <w:rFonts w:ascii="Times New Roman" w:hAnsi="Times New Roman" w:cs="Times New Roman"/>
            <w:sz w:val="24"/>
            <w:szCs w:val="24"/>
          </w:rPr>
          <w:delText xml:space="preserve"> </w:delText>
        </w:r>
      </w:del>
      <w:r w:rsidR="003C30CB" w:rsidRPr="00935635">
        <w:rPr>
          <w:rFonts w:ascii="Times New Roman" w:hAnsi="Times New Roman" w:cs="Times New Roman"/>
          <w:sz w:val="24"/>
          <w:szCs w:val="24"/>
        </w:rPr>
        <w:t xml:space="preserve">Variation in standardized mean difference (SMD) attributable to </w:t>
      </w:r>
      <w:r w:rsidR="003C30CB" w:rsidRPr="00935635">
        <w:rPr>
          <w:rFonts w:ascii="Times New Roman" w:hAnsi="Times New Roman" w:cs="Times New Roman"/>
          <w:sz w:val="24"/>
          <w:szCs w:val="24"/>
        </w:rPr>
        <w:lastRenderedPageBreak/>
        <w:t xml:space="preserve">heterogeneity was measured by </w:t>
      </w:r>
      <w:r w:rsidR="003C30CB" w:rsidRPr="00935635">
        <w:rPr>
          <w:rFonts w:ascii="Times New Roman" w:hAnsi="Times New Roman" w:cs="Times New Roman"/>
          <w:i/>
          <w:sz w:val="24"/>
          <w:szCs w:val="24"/>
        </w:rPr>
        <w:t>I</w:t>
      </w:r>
      <w:r w:rsidR="003C30CB" w:rsidRPr="00935635">
        <w:rPr>
          <w:rFonts w:ascii="Times New Roman" w:hAnsi="Times New Roman" w:cs="Times New Roman"/>
          <w:i/>
          <w:sz w:val="24"/>
          <w:szCs w:val="24"/>
          <w:vertAlign w:val="superscript"/>
        </w:rPr>
        <w:t>2</w:t>
      </w:r>
      <w:r w:rsidR="003C30CB" w:rsidRPr="00935635">
        <w:rPr>
          <w:rFonts w:ascii="Times New Roman" w:hAnsi="Times New Roman" w:cs="Times New Roman"/>
          <w:sz w:val="24"/>
          <w:szCs w:val="24"/>
        </w:rPr>
        <w:t>.</w:t>
      </w:r>
      <w:r w:rsidR="003C30CB" w:rsidRPr="003C30CB">
        <w:rPr>
          <w:rFonts w:ascii="Times New Roman" w:hAnsi="Times New Roman" w:cs="Times New Roman"/>
          <w:color w:val="FF0000"/>
          <w:sz w:val="24"/>
          <w:szCs w:val="24"/>
        </w:rPr>
        <w:t xml:space="preserve"> </w:t>
      </w:r>
      <w:r w:rsidR="003C30CB" w:rsidRPr="00FC7686">
        <w:rPr>
          <w:rFonts w:ascii="Times New Roman" w:hAnsi="Times New Roman" w:cs="Times New Roman"/>
          <w:sz w:val="24"/>
          <w:szCs w:val="24"/>
        </w:rPr>
        <w:t>Random-effect models were used for the meta-analyses</w:t>
      </w:r>
      <w:r w:rsidR="00FC7686" w:rsidRPr="00FC7686">
        <w:rPr>
          <w:rFonts w:ascii="Times New Roman" w:hAnsi="Times New Roman" w:cs="Times New Roman"/>
          <w:sz w:val="24"/>
          <w:szCs w:val="24"/>
        </w:rPr>
        <w:t xml:space="preserve"> in consideration of the potential varia</w:t>
      </w:r>
      <w:del w:id="205" w:author="Yue" w:date="2016-08-10T09:54:00Z">
        <w:r w:rsidR="00FC7686" w:rsidRPr="00FC7686" w:rsidDel="006F3800">
          <w:rPr>
            <w:rFonts w:ascii="Times New Roman" w:hAnsi="Times New Roman" w:cs="Times New Roman"/>
            <w:sz w:val="24"/>
            <w:szCs w:val="24"/>
          </w:rPr>
          <w:delText>n</w:delText>
        </w:r>
      </w:del>
      <w:r w:rsidR="00FC7686" w:rsidRPr="00FC7686">
        <w:rPr>
          <w:rFonts w:ascii="Times New Roman" w:hAnsi="Times New Roman" w:cs="Times New Roman"/>
          <w:sz w:val="24"/>
          <w:szCs w:val="24"/>
        </w:rPr>
        <w:t>tion caused by site factor.</w:t>
      </w:r>
      <w:r w:rsidR="00FC7686">
        <w:rPr>
          <w:rFonts w:ascii="Times New Roman" w:hAnsi="Times New Roman" w:cs="Times New Roman"/>
          <w:color w:val="FF0000"/>
          <w:sz w:val="24"/>
          <w:szCs w:val="24"/>
        </w:rPr>
        <w:t xml:space="preserve"> </w:t>
      </w:r>
      <w:r w:rsidRPr="005D7234">
        <w:rPr>
          <w:rFonts w:ascii="Times New Roman" w:hAnsi="Times New Roman" w:cs="Times New Roman"/>
          <w:sz w:val="24"/>
          <w:szCs w:val="24"/>
        </w:rPr>
        <w:t xml:space="preserve">All significance thresholds were set to </w:t>
      </w:r>
      <w:r w:rsidR="00C40C7E">
        <w:rPr>
          <w:rFonts w:ascii="Times New Roman" w:hAnsi="Times New Roman" w:cs="Times New Roman"/>
          <w:sz w:val="24"/>
          <w:szCs w:val="24"/>
        </w:rPr>
        <w:t xml:space="preserve">false discovery rate </w:t>
      </w:r>
      <w:ins w:id="206" w:author="Yue" w:date="2016-08-10T09:55:00Z">
        <w:r w:rsidR="006F3800">
          <w:rPr>
            <w:rFonts w:ascii="Times New Roman" w:hAnsi="Times New Roman" w:cs="Times New Roman"/>
            <w:sz w:val="24"/>
            <w:szCs w:val="24"/>
          </w:rPr>
          <w:t>(</w:t>
        </w:r>
      </w:ins>
      <w:r w:rsidR="00C40C7E">
        <w:rPr>
          <w:rFonts w:ascii="Times New Roman" w:hAnsi="Times New Roman" w:cs="Times New Roman"/>
          <w:sz w:val="24"/>
          <w:szCs w:val="24"/>
        </w:rPr>
        <w:t>FDR</w:t>
      </w:r>
      <w:ins w:id="207" w:author="Yue" w:date="2016-08-10T09:55:00Z">
        <w:r w:rsidR="006F3800">
          <w:rPr>
            <w:rFonts w:ascii="Times New Roman" w:hAnsi="Times New Roman" w:cs="Times New Roman"/>
            <w:sz w:val="24"/>
            <w:szCs w:val="24"/>
          </w:rPr>
          <w:t>)</w:t>
        </w:r>
      </w:ins>
      <w:r w:rsidR="00C40C7E">
        <w:rPr>
          <w:rFonts w:ascii="Times New Roman" w:hAnsi="Times New Roman" w:cs="Times New Roman"/>
          <w:sz w:val="24"/>
          <w:szCs w:val="24"/>
        </w:rPr>
        <w:t xml:space="preserve"> </w:t>
      </w:r>
      <w:r w:rsidR="00C40C7E" w:rsidRPr="005D7234">
        <w:rPr>
          <w:rFonts w:ascii="Times New Roman" w:hAnsi="Times New Roman" w:cs="Times New Roman"/>
          <w:sz w:val="24"/>
          <w:szCs w:val="24"/>
        </w:rPr>
        <w:t>corrected</w:t>
      </w:r>
      <w:r w:rsidR="00C40C7E" w:rsidRPr="00600EF4">
        <w:rPr>
          <w:rFonts w:ascii="Times New Roman" w:hAnsi="Times New Roman" w:cs="Times New Roman"/>
          <w:i/>
          <w:sz w:val="24"/>
          <w:szCs w:val="24"/>
        </w:rPr>
        <w:t xml:space="preserve"> </w:t>
      </w:r>
      <w:r w:rsidRPr="00600EF4">
        <w:rPr>
          <w:rFonts w:ascii="Times New Roman" w:hAnsi="Times New Roman" w:cs="Times New Roman"/>
          <w:i/>
          <w:sz w:val="24"/>
          <w:szCs w:val="24"/>
        </w:rPr>
        <w:t>p</w:t>
      </w:r>
      <w:r w:rsidRPr="005D7234">
        <w:rPr>
          <w:rFonts w:ascii="Times New Roman" w:hAnsi="Times New Roman" w:cs="Times New Roman"/>
          <w:sz w:val="24"/>
          <w:szCs w:val="24"/>
        </w:rPr>
        <w:t xml:space="preserve"> </w:t>
      </w:r>
      <w:r w:rsidR="00600EF4">
        <w:rPr>
          <w:rFonts w:ascii="Times New Roman" w:hAnsi="Times New Roman" w:cs="Times New Roman"/>
          <w:sz w:val="24"/>
          <w:szCs w:val="24"/>
        </w:rPr>
        <w:t>&lt;</w:t>
      </w:r>
      <w:r w:rsidRPr="005D7234">
        <w:rPr>
          <w:rFonts w:ascii="Times New Roman" w:hAnsi="Times New Roman" w:cs="Times New Roman"/>
          <w:sz w:val="24"/>
          <w:szCs w:val="24"/>
        </w:rPr>
        <w:t xml:space="preserve"> 0.001 for multiple comparison</w:t>
      </w:r>
      <w:ins w:id="208" w:author="Yue" w:date="2016-08-10T09:55:00Z">
        <w:r w:rsidR="006B4077">
          <w:rPr>
            <w:rFonts w:ascii="Times New Roman" w:hAnsi="Times New Roman" w:cs="Times New Roman"/>
            <w:sz w:val="24"/>
            <w:szCs w:val="24"/>
          </w:rPr>
          <w:t>s</w:t>
        </w:r>
      </w:ins>
      <w:r w:rsidRPr="005D7234">
        <w:rPr>
          <w:rFonts w:ascii="Times New Roman" w:hAnsi="Times New Roman" w:cs="Times New Roman"/>
          <w:sz w:val="24"/>
          <w:szCs w:val="24"/>
        </w:rPr>
        <w:t xml:space="preserve">. </w:t>
      </w:r>
    </w:p>
    <w:p w14:paraId="48C3BA10" w14:textId="3774DC86" w:rsidR="005D7234" w:rsidRPr="005D7234" w:rsidRDefault="00EE0723" w:rsidP="00984A5F">
      <w:pPr>
        <w:spacing w:line="480" w:lineRule="auto"/>
        <w:ind w:firstLine="420"/>
        <w:rPr>
          <w:rFonts w:ascii="Times New Roman" w:hAnsi="Times New Roman" w:cs="Times New Roman"/>
          <w:sz w:val="24"/>
          <w:szCs w:val="24"/>
        </w:rPr>
      </w:pPr>
      <w:ins w:id="209" w:author="Yue" w:date="2016-08-10T10:00:00Z">
        <w:r>
          <w:rPr>
            <w:rFonts w:ascii="Times New Roman" w:hAnsi="Times New Roman" w:cs="Times New Roman"/>
            <w:sz w:val="24"/>
            <w:szCs w:val="24"/>
          </w:rPr>
          <w:t>Expl</w:t>
        </w:r>
      </w:ins>
      <w:ins w:id="210" w:author="Yue" w:date="2016-08-10T10:01:00Z">
        <w:r>
          <w:rPr>
            <w:rFonts w:ascii="Times New Roman" w:hAnsi="Times New Roman" w:cs="Times New Roman"/>
            <w:sz w:val="24"/>
            <w:szCs w:val="24"/>
          </w:rPr>
          <w:t>oratory analys</w:t>
        </w:r>
        <w:r w:rsidR="00204E05">
          <w:rPr>
            <w:rFonts w:ascii="Times New Roman" w:hAnsi="Times New Roman" w:cs="Times New Roman"/>
            <w:sz w:val="24"/>
            <w:szCs w:val="24"/>
          </w:rPr>
          <w:t>e</w:t>
        </w:r>
        <w:r>
          <w:rPr>
            <w:rFonts w:ascii="Times New Roman" w:hAnsi="Times New Roman" w:cs="Times New Roman"/>
            <w:sz w:val="24"/>
            <w:szCs w:val="24"/>
          </w:rPr>
          <w:t xml:space="preserve">s </w:t>
        </w:r>
        <w:r w:rsidR="00204E05">
          <w:rPr>
            <w:rFonts w:ascii="Times New Roman" w:hAnsi="Times New Roman" w:cs="Times New Roman"/>
            <w:sz w:val="24"/>
            <w:szCs w:val="24"/>
          </w:rPr>
          <w:t>of the relationship</w:t>
        </w:r>
      </w:ins>
      <w:ins w:id="211" w:author="Yue" w:date="2016-08-10T10:03:00Z">
        <w:r w:rsidR="00CC7C86">
          <w:rPr>
            <w:rFonts w:ascii="Times New Roman" w:hAnsi="Times New Roman" w:cs="Times New Roman"/>
            <w:sz w:val="24"/>
            <w:szCs w:val="24"/>
          </w:rPr>
          <w:t>s</w:t>
        </w:r>
      </w:ins>
      <w:ins w:id="212" w:author="Yue" w:date="2016-08-10T10:01:00Z">
        <w:r w:rsidR="00204E05">
          <w:rPr>
            <w:rFonts w:ascii="Times New Roman" w:hAnsi="Times New Roman" w:cs="Times New Roman"/>
            <w:sz w:val="24"/>
            <w:szCs w:val="24"/>
          </w:rPr>
          <w:t xml:space="preserve"> </w:t>
        </w:r>
      </w:ins>
      <w:del w:id="213" w:author="Yue" w:date="2016-08-10T10:01:00Z">
        <w:r w:rsidR="005D7234" w:rsidRPr="005D7234" w:rsidDel="0095248D">
          <w:rPr>
            <w:rFonts w:ascii="Times New Roman" w:hAnsi="Times New Roman" w:cs="Times New Roman"/>
            <w:sz w:val="24"/>
            <w:szCs w:val="24"/>
          </w:rPr>
          <w:delText xml:space="preserve">We then examined the relationship </w:delText>
        </w:r>
      </w:del>
      <w:r w:rsidR="005D7234" w:rsidRPr="005D7234">
        <w:rPr>
          <w:rFonts w:ascii="Times New Roman" w:hAnsi="Times New Roman" w:cs="Times New Roman"/>
          <w:sz w:val="24"/>
          <w:szCs w:val="24"/>
        </w:rPr>
        <w:t xml:space="preserve">between </w:t>
      </w:r>
      <w:r w:rsidR="00763D6C">
        <w:rPr>
          <w:rFonts w:ascii="Times New Roman" w:hAnsi="Times New Roman" w:cs="Times New Roman"/>
          <w:sz w:val="24"/>
          <w:szCs w:val="24"/>
        </w:rPr>
        <w:t>functional</w:t>
      </w:r>
      <w:r w:rsidR="00763D6C" w:rsidRPr="005D7234">
        <w:rPr>
          <w:rFonts w:ascii="Times New Roman" w:hAnsi="Times New Roman" w:cs="Times New Roman"/>
          <w:sz w:val="24"/>
          <w:szCs w:val="24"/>
        </w:rPr>
        <w:t xml:space="preserve"> </w:t>
      </w:r>
      <w:commentRangeStart w:id="214"/>
      <w:r w:rsidR="00763D6C" w:rsidRPr="005D7234">
        <w:rPr>
          <w:rFonts w:ascii="Times New Roman" w:hAnsi="Times New Roman" w:cs="Times New Roman"/>
          <w:sz w:val="24"/>
          <w:szCs w:val="24"/>
        </w:rPr>
        <w:t>connectivities</w:t>
      </w:r>
      <w:commentRangeEnd w:id="214"/>
      <w:r w:rsidR="00E06301">
        <w:rPr>
          <w:rStyle w:val="ab"/>
        </w:rPr>
        <w:commentReference w:id="214"/>
      </w:r>
      <w:r w:rsidR="00763D6C">
        <w:rPr>
          <w:rFonts w:ascii="Times New Roman" w:hAnsi="Times New Roman" w:cs="Times New Roman"/>
          <w:sz w:val="24"/>
          <w:szCs w:val="24"/>
        </w:rPr>
        <w:t xml:space="preserve"> (FC)</w:t>
      </w:r>
      <w:r w:rsidR="005D7234" w:rsidRPr="005D7234">
        <w:rPr>
          <w:rFonts w:ascii="Times New Roman" w:hAnsi="Times New Roman" w:cs="Times New Roman"/>
          <w:sz w:val="24"/>
          <w:szCs w:val="24"/>
        </w:rPr>
        <w:t xml:space="preserve"> </w:t>
      </w:r>
      <w:del w:id="215" w:author="Yue" w:date="2016-08-09T17:07:00Z">
        <w:r w:rsidR="005D7234" w:rsidRPr="005D7234" w:rsidDel="008E167D">
          <w:rPr>
            <w:rFonts w:ascii="Times New Roman" w:hAnsi="Times New Roman" w:cs="Times New Roman"/>
            <w:sz w:val="24"/>
            <w:szCs w:val="24"/>
          </w:rPr>
          <w:delText xml:space="preserve">values </w:delText>
        </w:r>
      </w:del>
      <w:ins w:id="216" w:author="Yue" w:date="2016-08-09T17:07:00Z">
        <w:r w:rsidR="008E167D">
          <w:rPr>
            <w:rFonts w:ascii="Times New Roman" w:hAnsi="Times New Roman" w:cs="Times New Roman"/>
            <w:sz w:val="24"/>
            <w:szCs w:val="24"/>
          </w:rPr>
          <w:t>strength</w:t>
        </w:r>
      </w:ins>
      <w:ins w:id="217" w:author="Yue" w:date="2016-08-10T10:03:00Z">
        <w:r w:rsidR="003E58AC">
          <w:rPr>
            <w:rFonts w:ascii="Times New Roman" w:hAnsi="Times New Roman" w:cs="Times New Roman"/>
            <w:sz w:val="24"/>
            <w:szCs w:val="24"/>
          </w:rPr>
          <w:t>s</w:t>
        </w:r>
      </w:ins>
      <w:ins w:id="218" w:author="Yue" w:date="2016-08-09T17:07:00Z">
        <w:r w:rsidR="008E167D" w:rsidRPr="005D7234">
          <w:rPr>
            <w:rFonts w:ascii="Times New Roman" w:hAnsi="Times New Roman" w:cs="Times New Roman"/>
            <w:sz w:val="24"/>
            <w:szCs w:val="24"/>
          </w:rPr>
          <w:t xml:space="preserve"> </w:t>
        </w:r>
      </w:ins>
      <w:del w:id="219" w:author="Yue" w:date="2016-08-09T17:10:00Z">
        <w:r w:rsidR="005D7234" w:rsidRPr="005D7234" w:rsidDel="008D6B0E">
          <w:rPr>
            <w:rFonts w:ascii="Times New Roman" w:hAnsi="Times New Roman" w:cs="Times New Roman"/>
            <w:sz w:val="24"/>
            <w:szCs w:val="24"/>
          </w:rPr>
          <w:delText xml:space="preserve">of those </w:delText>
        </w:r>
      </w:del>
      <w:r w:rsidR="005D7234" w:rsidRPr="005D7234">
        <w:rPr>
          <w:rFonts w:ascii="Times New Roman" w:hAnsi="Times New Roman" w:cs="Times New Roman"/>
          <w:sz w:val="24"/>
          <w:szCs w:val="24"/>
        </w:rPr>
        <w:t xml:space="preserve">that </w:t>
      </w:r>
      <w:r w:rsidR="00763D6C">
        <w:rPr>
          <w:rFonts w:ascii="Times New Roman" w:hAnsi="Times New Roman" w:cs="Times New Roman"/>
          <w:sz w:val="24"/>
          <w:szCs w:val="24"/>
        </w:rPr>
        <w:t>showed significant group effect</w:t>
      </w:r>
      <w:ins w:id="220" w:author="Yue" w:date="2016-08-09T17:07:00Z">
        <w:r w:rsidR="00D07E31">
          <w:rPr>
            <w:rFonts w:ascii="Times New Roman" w:hAnsi="Times New Roman" w:cs="Times New Roman"/>
            <w:sz w:val="24"/>
            <w:szCs w:val="24"/>
          </w:rPr>
          <w:t>s</w:t>
        </w:r>
      </w:ins>
      <w:r w:rsidR="00763D6C">
        <w:rPr>
          <w:rFonts w:ascii="Times New Roman" w:hAnsi="Times New Roman" w:cs="Times New Roman"/>
          <w:sz w:val="24"/>
          <w:szCs w:val="24"/>
        </w:rPr>
        <w:t xml:space="preserve"> </w:t>
      </w:r>
      <w:del w:id="221" w:author="Yue" w:date="2016-08-09T17:07:00Z">
        <w:r w:rsidR="00763D6C" w:rsidDel="00C57B5B">
          <w:rPr>
            <w:rFonts w:ascii="Times New Roman" w:hAnsi="Times New Roman" w:cs="Times New Roman"/>
            <w:sz w:val="24"/>
            <w:szCs w:val="24"/>
          </w:rPr>
          <w:delText>previously</w:delText>
        </w:r>
        <w:r w:rsidR="005D7234" w:rsidRPr="005D7234" w:rsidDel="00C57B5B">
          <w:rPr>
            <w:rFonts w:ascii="Times New Roman" w:hAnsi="Times New Roman" w:cs="Times New Roman"/>
            <w:sz w:val="24"/>
            <w:szCs w:val="24"/>
          </w:rPr>
          <w:delText xml:space="preserve"> </w:delText>
        </w:r>
      </w:del>
      <w:r w:rsidR="005D7234" w:rsidRPr="005D7234">
        <w:rPr>
          <w:rFonts w:ascii="Times New Roman" w:hAnsi="Times New Roman" w:cs="Times New Roman"/>
          <w:sz w:val="24"/>
          <w:szCs w:val="24"/>
        </w:rPr>
        <w:t>and</w:t>
      </w:r>
      <w:del w:id="222" w:author="Yue" w:date="2016-08-09T17:08:00Z">
        <w:r w:rsidR="005D7234" w:rsidRPr="005D7234" w:rsidDel="007E421D">
          <w:rPr>
            <w:rFonts w:ascii="Times New Roman" w:hAnsi="Times New Roman" w:cs="Times New Roman"/>
            <w:sz w:val="24"/>
            <w:szCs w:val="24"/>
          </w:rPr>
          <w:delText xml:space="preserve"> </w:delText>
        </w:r>
        <w:r w:rsidR="00C40C7E" w:rsidDel="007E421D">
          <w:rPr>
            <w:rFonts w:ascii="Times New Roman" w:hAnsi="Times New Roman" w:cs="Times New Roman"/>
            <w:sz w:val="24"/>
            <w:szCs w:val="24"/>
          </w:rPr>
          <w:delText xml:space="preserve">the </w:delText>
        </w:r>
        <w:r w:rsidR="00763D6C" w:rsidDel="007E421D">
          <w:rPr>
            <w:rFonts w:ascii="Times New Roman" w:hAnsi="Times New Roman" w:cs="Times New Roman"/>
            <w:sz w:val="24"/>
            <w:szCs w:val="24"/>
          </w:rPr>
          <w:delText>clinical</w:delText>
        </w:r>
        <w:r w:rsidR="005D7234" w:rsidRPr="005D7234" w:rsidDel="007E421D">
          <w:rPr>
            <w:rFonts w:ascii="Times New Roman" w:hAnsi="Times New Roman" w:cs="Times New Roman"/>
            <w:sz w:val="24"/>
            <w:szCs w:val="24"/>
          </w:rPr>
          <w:delText xml:space="preserve"> </w:delText>
        </w:r>
        <w:r w:rsidR="00763D6C" w:rsidDel="007E421D">
          <w:rPr>
            <w:rFonts w:ascii="Times New Roman" w:hAnsi="Times New Roman" w:cs="Times New Roman"/>
            <w:sz w:val="24"/>
            <w:szCs w:val="24"/>
          </w:rPr>
          <w:delText>scores</w:delText>
        </w:r>
        <w:r w:rsidR="005D7234" w:rsidRPr="005D7234" w:rsidDel="007E421D">
          <w:rPr>
            <w:rFonts w:ascii="Times New Roman" w:hAnsi="Times New Roman" w:cs="Times New Roman"/>
            <w:sz w:val="24"/>
            <w:szCs w:val="24"/>
          </w:rPr>
          <w:delText xml:space="preserve"> in patie</w:delText>
        </w:r>
        <w:r w:rsidR="00763D6C" w:rsidDel="007E421D">
          <w:rPr>
            <w:rFonts w:ascii="Times New Roman" w:hAnsi="Times New Roman" w:cs="Times New Roman"/>
            <w:sz w:val="24"/>
            <w:szCs w:val="24"/>
          </w:rPr>
          <w:delText>nts</w:delText>
        </w:r>
        <w:r w:rsidR="005D7234" w:rsidRPr="005D7234" w:rsidDel="007E421D">
          <w:rPr>
            <w:rFonts w:ascii="Times New Roman" w:hAnsi="Times New Roman" w:cs="Times New Roman"/>
            <w:sz w:val="24"/>
            <w:szCs w:val="24"/>
          </w:rPr>
          <w:delText xml:space="preserve"> including (PANSS positive, </w:delText>
        </w:r>
      </w:del>
      <w:del w:id="223" w:author="Yue" w:date="2016-08-09T17:06:00Z">
        <w:r w:rsidR="005D7234" w:rsidRPr="005D7234" w:rsidDel="003B426D">
          <w:rPr>
            <w:rFonts w:ascii="Times New Roman" w:hAnsi="Times New Roman" w:cs="Times New Roman"/>
            <w:sz w:val="24"/>
            <w:szCs w:val="24"/>
          </w:rPr>
          <w:delText xml:space="preserve">PANSS </w:delText>
        </w:r>
      </w:del>
      <w:del w:id="224" w:author="Yue" w:date="2016-08-09T17:08:00Z">
        <w:r w:rsidR="005D7234" w:rsidRPr="005D7234" w:rsidDel="007E421D">
          <w:rPr>
            <w:rFonts w:ascii="Times New Roman" w:hAnsi="Times New Roman" w:cs="Times New Roman"/>
            <w:sz w:val="24"/>
            <w:szCs w:val="24"/>
          </w:rPr>
          <w:delText xml:space="preserve">negative, </w:delText>
        </w:r>
      </w:del>
      <w:del w:id="225" w:author="Yue" w:date="2016-08-09T17:06:00Z">
        <w:r w:rsidR="005D7234" w:rsidRPr="005D7234" w:rsidDel="003B426D">
          <w:rPr>
            <w:rFonts w:ascii="Times New Roman" w:hAnsi="Times New Roman" w:cs="Times New Roman"/>
            <w:sz w:val="24"/>
            <w:szCs w:val="24"/>
          </w:rPr>
          <w:delText xml:space="preserve">PANSS </w:delText>
        </w:r>
      </w:del>
      <w:del w:id="226" w:author="Yue" w:date="2016-08-09T17:08:00Z">
        <w:r w:rsidR="005D7234" w:rsidRPr="005D7234" w:rsidDel="007E421D">
          <w:rPr>
            <w:rFonts w:ascii="Times New Roman" w:hAnsi="Times New Roman" w:cs="Times New Roman"/>
            <w:sz w:val="24"/>
            <w:szCs w:val="24"/>
          </w:rPr>
          <w:delText>general, and</w:delText>
        </w:r>
      </w:del>
      <w:del w:id="227" w:author="Yue" w:date="2016-08-09T17:06:00Z">
        <w:r w:rsidR="005D7234" w:rsidRPr="005D7234" w:rsidDel="003B426D">
          <w:rPr>
            <w:rFonts w:ascii="Times New Roman" w:hAnsi="Times New Roman" w:cs="Times New Roman"/>
            <w:sz w:val="24"/>
            <w:szCs w:val="24"/>
          </w:rPr>
          <w:delText xml:space="preserve"> PANSS</w:delText>
        </w:r>
      </w:del>
      <w:del w:id="228" w:author="Yue" w:date="2016-08-09T17:08:00Z">
        <w:r w:rsidR="005D7234" w:rsidRPr="005D7234" w:rsidDel="007E421D">
          <w:rPr>
            <w:rFonts w:ascii="Times New Roman" w:hAnsi="Times New Roman" w:cs="Times New Roman"/>
            <w:sz w:val="24"/>
            <w:szCs w:val="24"/>
          </w:rPr>
          <w:delText xml:space="preserve"> total)</w:delText>
        </w:r>
      </w:del>
      <w:ins w:id="229" w:author="Yue" w:date="2016-08-09T17:08:00Z">
        <w:r w:rsidR="007E421D">
          <w:rPr>
            <w:rFonts w:ascii="Times New Roman" w:hAnsi="Times New Roman" w:cs="Times New Roman"/>
            <w:sz w:val="24"/>
            <w:szCs w:val="24"/>
          </w:rPr>
          <w:t xml:space="preserve"> PANSS symptom</w:t>
        </w:r>
        <w:r w:rsidR="009B7668">
          <w:rPr>
            <w:rFonts w:ascii="Times New Roman" w:hAnsi="Times New Roman" w:cs="Times New Roman"/>
            <w:sz w:val="24"/>
            <w:szCs w:val="24"/>
          </w:rPr>
          <w:t xml:space="preserve"> subscales</w:t>
        </w:r>
      </w:ins>
      <w:ins w:id="230" w:author="Yue" w:date="2016-08-10T10:02:00Z">
        <w:r w:rsidR="00BF766C">
          <w:rPr>
            <w:rFonts w:ascii="Times New Roman" w:hAnsi="Times New Roman" w:cs="Times New Roman"/>
            <w:sz w:val="24"/>
            <w:szCs w:val="24"/>
          </w:rPr>
          <w:t xml:space="preserve"> were evaluated</w:t>
        </w:r>
        <w:r w:rsidR="00413268">
          <w:rPr>
            <w:rFonts w:ascii="Times New Roman" w:hAnsi="Times New Roman" w:cs="Times New Roman"/>
            <w:sz w:val="24"/>
            <w:szCs w:val="24"/>
          </w:rPr>
          <w:t xml:space="preserve"> using </w:t>
        </w:r>
        <w:commentRangeStart w:id="231"/>
        <w:r w:rsidR="00413268">
          <w:rPr>
            <w:rFonts w:ascii="Times New Roman" w:hAnsi="Times New Roman" w:cs="Times New Roman"/>
            <w:sz w:val="24"/>
            <w:szCs w:val="24"/>
          </w:rPr>
          <w:t>Pearson correlation</w:t>
        </w:r>
        <w:commentRangeEnd w:id="231"/>
        <w:r w:rsidR="00310CE2">
          <w:rPr>
            <w:rStyle w:val="ab"/>
          </w:rPr>
          <w:commentReference w:id="231"/>
        </w:r>
      </w:ins>
      <w:ins w:id="232" w:author="Yue" w:date="2016-08-10T10:03:00Z">
        <w:r w:rsidR="003907DB">
          <w:rPr>
            <w:rFonts w:ascii="Times New Roman" w:hAnsi="Times New Roman" w:cs="Times New Roman"/>
            <w:sz w:val="24"/>
            <w:szCs w:val="24"/>
          </w:rPr>
          <w:t>s</w:t>
        </w:r>
      </w:ins>
      <w:ins w:id="233" w:author="Yue" w:date="2016-08-10T10:02:00Z">
        <w:r w:rsidR="00413268">
          <w:rPr>
            <w:rFonts w:ascii="Times New Roman" w:hAnsi="Times New Roman" w:cs="Times New Roman"/>
            <w:sz w:val="24"/>
            <w:szCs w:val="24"/>
          </w:rPr>
          <w:t xml:space="preserve"> </w:t>
        </w:r>
      </w:ins>
      <w:del w:id="234" w:author="Yue" w:date="2016-08-10T10:02:00Z">
        <w:r w:rsidR="005D7234" w:rsidRPr="005D7234" w:rsidDel="00413268">
          <w:rPr>
            <w:rFonts w:ascii="Times New Roman" w:hAnsi="Times New Roman" w:cs="Times New Roman"/>
            <w:sz w:val="24"/>
            <w:szCs w:val="24"/>
          </w:rPr>
          <w:delText xml:space="preserve">. These analyses </w:delText>
        </w:r>
        <w:r w:rsidR="005D7234" w:rsidDel="00413268">
          <w:rPr>
            <w:rFonts w:ascii="Times New Roman" w:hAnsi="Times New Roman" w:cs="Times New Roman"/>
            <w:sz w:val="24"/>
            <w:szCs w:val="24"/>
          </w:rPr>
          <w:delText>were</w:delText>
        </w:r>
        <w:r w:rsidR="005D7234" w:rsidRPr="005D7234" w:rsidDel="00413268">
          <w:rPr>
            <w:rFonts w:ascii="Times New Roman" w:hAnsi="Times New Roman" w:cs="Times New Roman"/>
            <w:sz w:val="24"/>
            <w:szCs w:val="24"/>
          </w:rPr>
          <w:delText xml:space="preserve"> </w:delText>
        </w:r>
      </w:del>
      <w:del w:id="235" w:author="Yue" w:date="2016-08-09T17:15:00Z">
        <w:r w:rsidR="005D7234" w:rsidRPr="005D7234" w:rsidDel="006E73F4">
          <w:rPr>
            <w:rFonts w:ascii="Times New Roman" w:hAnsi="Times New Roman" w:cs="Times New Roman"/>
            <w:sz w:val="24"/>
            <w:szCs w:val="24"/>
          </w:rPr>
          <w:delText xml:space="preserve">conducted </w:delText>
        </w:r>
      </w:del>
      <w:ins w:id="236" w:author="Yue" w:date="2016-08-09T17:11:00Z">
        <w:r w:rsidR="00CA3E19">
          <w:rPr>
            <w:rFonts w:ascii="Times New Roman" w:hAnsi="Times New Roman" w:cs="Times New Roman"/>
            <w:sz w:val="24"/>
            <w:szCs w:val="24"/>
          </w:rPr>
          <w:t xml:space="preserve">by integrating </w:t>
        </w:r>
        <w:r w:rsidR="00754F9F">
          <w:rPr>
            <w:rFonts w:ascii="Times New Roman" w:hAnsi="Times New Roman" w:cs="Times New Roman"/>
            <w:sz w:val="24"/>
            <w:szCs w:val="24"/>
          </w:rPr>
          <w:t>all the multi</w:t>
        </w:r>
      </w:ins>
      <w:ins w:id="237" w:author="Yue" w:date="2016-08-10T10:03:00Z">
        <w:r w:rsidR="00E1302F">
          <w:rPr>
            <w:rFonts w:ascii="Times New Roman" w:hAnsi="Times New Roman" w:cs="Times New Roman"/>
            <w:sz w:val="24"/>
            <w:szCs w:val="24"/>
          </w:rPr>
          <w:t>-site</w:t>
        </w:r>
      </w:ins>
      <w:ins w:id="238" w:author="Yue" w:date="2016-08-09T17:11:00Z">
        <w:r w:rsidR="00754F9F">
          <w:rPr>
            <w:rFonts w:ascii="Times New Roman" w:hAnsi="Times New Roman" w:cs="Times New Roman"/>
            <w:sz w:val="24"/>
            <w:szCs w:val="24"/>
          </w:rPr>
          <w:t xml:space="preserve"> data </w:t>
        </w:r>
      </w:ins>
      <w:ins w:id="239" w:author="Yue" w:date="2016-08-09T17:14:00Z">
        <w:r w:rsidR="00552B09">
          <w:rPr>
            <w:rFonts w:ascii="Times New Roman" w:hAnsi="Times New Roman" w:cs="Times New Roman"/>
            <w:sz w:val="24"/>
            <w:szCs w:val="24"/>
          </w:rPr>
          <w:t>removing the influence of</w:t>
        </w:r>
      </w:ins>
      <w:ins w:id="240" w:author="Yue" w:date="2016-08-09T17:12:00Z">
        <w:r w:rsidR="007D1C4D">
          <w:rPr>
            <w:rFonts w:ascii="Times New Roman" w:hAnsi="Times New Roman" w:cs="Times New Roman"/>
            <w:sz w:val="24"/>
            <w:szCs w:val="24"/>
          </w:rPr>
          <w:t xml:space="preserve"> age, gender</w:t>
        </w:r>
      </w:ins>
      <w:ins w:id="241" w:author="Yue" w:date="2016-08-09T17:13:00Z">
        <w:r w:rsidR="007D1C4D">
          <w:rPr>
            <w:rFonts w:ascii="Times New Roman" w:hAnsi="Times New Roman" w:cs="Times New Roman"/>
            <w:sz w:val="24"/>
            <w:szCs w:val="24"/>
          </w:rPr>
          <w:t>,</w:t>
        </w:r>
      </w:ins>
      <w:ins w:id="242" w:author="Yue" w:date="2016-08-09T17:12:00Z">
        <w:r w:rsidR="007D1C4D">
          <w:rPr>
            <w:rFonts w:ascii="Times New Roman" w:hAnsi="Times New Roman" w:cs="Times New Roman"/>
            <w:sz w:val="24"/>
            <w:szCs w:val="24"/>
          </w:rPr>
          <w:t xml:space="preserve"> and </w:t>
        </w:r>
      </w:ins>
      <w:ins w:id="243" w:author="Yue" w:date="2016-08-09T17:13:00Z">
        <w:r w:rsidR="007D1C4D">
          <w:rPr>
            <w:rFonts w:ascii="Times New Roman" w:hAnsi="Times New Roman" w:cs="Times New Roman"/>
            <w:sz w:val="24"/>
            <w:szCs w:val="24"/>
          </w:rPr>
          <w:t xml:space="preserve">site </w:t>
        </w:r>
      </w:ins>
      <w:ins w:id="244" w:author="Yue" w:date="2016-08-09T17:15:00Z">
        <w:r w:rsidR="00552B09">
          <w:rPr>
            <w:rFonts w:ascii="Times New Roman" w:hAnsi="Times New Roman" w:cs="Times New Roman"/>
            <w:sz w:val="24"/>
            <w:szCs w:val="24"/>
          </w:rPr>
          <w:t>factors</w:t>
        </w:r>
      </w:ins>
      <w:commentRangeStart w:id="245"/>
      <w:del w:id="246" w:author="Yue" w:date="2016-08-09T17:15:00Z">
        <w:r w:rsidR="005D7234" w:rsidRPr="005D7234" w:rsidDel="00CE525E">
          <w:rPr>
            <w:rFonts w:ascii="Times New Roman" w:hAnsi="Times New Roman" w:cs="Times New Roman"/>
            <w:sz w:val="24"/>
            <w:szCs w:val="24"/>
          </w:rPr>
          <w:delText xml:space="preserve">both separately </w:delText>
        </w:r>
        <w:r w:rsidR="00763D6C" w:rsidDel="00CE525E">
          <w:rPr>
            <w:rFonts w:ascii="Times New Roman" w:hAnsi="Times New Roman" w:cs="Times New Roman"/>
            <w:sz w:val="24"/>
            <w:szCs w:val="24"/>
          </w:rPr>
          <w:delText>with data from</w:delText>
        </w:r>
        <w:r w:rsidR="005D7234" w:rsidRPr="005D7234" w:rsidDel="00CE525E">
          <w:rPr>
            <w:rFonts w:ascii="Times New Roman" w:hAnsi="Times New Roman" w:cs="Times New Roman"/>
            <w:sz w:val="24"/>
            <w:szCs w:val="24"/>
          </w:rPr>
          <w:delText xml:space="preserve"> each site and </w:delText>
        </w:r>
        <w:r w:rsidR="00763D6C" w:rsidDel="00CE525E">
          <w:rPr>
            <w:rFonts w:ascii="Times New Roman" w:hAnsi="Times New Roman" w:cs="Times New Roman"/>
            <w:sz w:val="24"/>
            <w:szCs w:val="24"/>
          </w:rPr>
          <w:delText>with</w:delText>
        </w:r>
        <w:r w:rsidR="005D7234" w:rsidRPr="005D7234" w:rsidDel="00CE525E">
          <w:rPr>
            <w:rFonts w:ascii="Times New Roman" w:hAnsi="Times New Roman" w:cs="Times New Roman"/>
            <w:sz w:val="24"/>
            <w:szCs w:val="24"/>
          </w:rPr>
          <w:delText xml:space="preserve"> </w:delText>
        </w:r>
        <w:r w:rsidR="00763D6C" w:rsidDel="00CE525E">
          <w:rPr>
            <w:rFonts w:ascii="Times New Roman" w:hAnsi="Times New Roman" w:cs="Times New Roman"/>
            <w:sz w:val="24"/>
            <w:szCs w:val="24"/>
          </w:rPr>
          <w:delText xml:space="preserve">all </w:delText>
        </w:r>
        <w:r w:rsidR="005D7234" w:rsidRPr="005D7234" w:rsidDel="00CE525E">
          <w:rPr>
            <w:rFonts w:ascii="Times New Roman" w:hAnsi="Times New Roman" w:cs="Times New Roman"/>
            <w:sz w:val="24"/>
            <w:szCs w:val="24"/>
          </w:rPr>
          <w:delText xml:space="preserve">the data. In whole data analysis, the site factor was included in the </w:delText>
        </w:r>
        <w:r w:rsidR="0060706B" w:rsidDel="00CE525E">
          <w:rPr>
            <w:rFonts w:ascii="Times New Roman" w:hAnsi="Times New Roman" w:cs="Times New Roman"/>
            <w:sz w:val="24"/>
            <w:szCs w:val="24"/>
          </w:rPr>
          <w:delText>general linear</w:delText>
        </w:r>
        <w:r w:rsidR="005D7234" w:rsidRPr="005D7234" w:rsidDel="00CE525E">
          <w:rPr>
            <w:rFonts w:ascii="Times New Roman" w:hAnsi="Times New Roman" w:cs="Times New Roman"/>
            <w:sz w:val="24"/>
            <w:szCs w:val="24"/>
          </w:rPr>
          <w:delText xml:space="preserve"> model. </w:delText>
        </w:r>
        <w:r w:rsidR="005D7234" w:rsidRPr="00C40C7E" w:rsidDel="00CE525E">
          <w:rPr>
            <w:rFonts w:ascii="Times New Roman" w:hAnsi="Times New Roman" w:cs="Times New Roman"/>
            <w:color w:val="FF0000"/>
            <w:sz w:val="24"/>
            <w:szCs w:val="24"/>
          </w:rPr>
          <w:delText>An additional analysis was also performed with covariate of age and sex</w:delText>
        </w:r>
      </w:del>
      <w:r w:rsidR="005D7234" w:rsidRPr="00C40C7E">
        <w:rPr>
          <w:rFonts w:ascii="Times New Roman" w:hAnsi="Times New Roman" w:cs="Times New Roman"/>
          <w:color w:val="FF0000"/>
          <w:sz w:val="24"/>
          <w:szCs w:val="24"/>
        </w:rPr>
        <w:t>.</w:t>
      </w:r>
      <w:commentRangeEnd w:id="245"/>
      <w:r w:rsidR="00E04FBA">
        <w:rPr>
          <w:rStyle w:val="ab"/>
        </w:rPr>
        <w:commentReference w:id="245"/>
      </w:r>
    </w:p>
    <w:p w14:paraId="17C5C644" w14:textId="77777777" w:rsidR="005D7234" w:rsidRPr="005D7234" w:rsidRDefault="005D7234" w:rsidP="00984A5F">
      <w:pPr>
        <w:spacing w:line="480" w:lineRule="auto"/>
        <w:rPr>
          <w:rFonts w:ascii="Times New Roman" w:hAnsi="Times New Roman" w:cs="Times New Roman"/>
          <w:sz w:val="24"/>
          <w:szCs w:val="24"/>
        </w:rPr>
      </w:pPr>
    </w:p>
    <w:p w14:paraId="1953D900" w14:textId="77777777"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t>Results</w:t>
      </w:r>
    </w:p>
    <w:p w14:paraId="40B8949D"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Demographics and clinical data</w:t>
      </w:r>
    </w:p>
    <w:p w14:paraId="042A2D0C" w14:textId="77777777" w:rsidR="005D7234" w:rsidRPr="005D7234" w:rsidRDefault="005D7234" w:rsidP="00984A5F">
      <w:pPr>
        <w:spacing w:line="480" w:lineRule="auto"/>
        <w:ind w:firstLine="420"/>
        <w:rPr>
          <w:rFonts w:ascii="Times New Roman" w:hAnsi="Times New Roman" w:cs="Times New Roman"/>
          <w:sz w:val="24"/>
          <w:szCs w:val="24"/>
        </w:rPr>
      </w:pPr>
      <w:commentRangeStart w:id="247"/>
      <w:r w:rsidRPr="005D7234">
        <w:rPr>
          <w:rFonts w:ascii="Times New Roman" w:hAnsi="Times New Roman" w:cs="Times New Roman"/>
          <w:sz w:val="24"/>
          <w:szCs w:val="24"/>
        </w:rPr>
        <w:t>Sociodem</w:t>
      </w:r>
      <w:r w:rsidR="00D17874">
        <w:rPr>
          <w:rFonts w:ascii="Times New Roman" w:hAnsi="Times New Roman" w:cs="Times New Roman"/>
          <w:sz w:val="24"/>
          <w:szCs w:val="24"/>
        </w:rPr>
        <w:t>ographic and psychopathological</w:t>
      </w:r>
      <w:commentRangeEnd w:id="247"/>
      <w:r w:rsidR="00095837">
        <w:rPr>
          <w:rStyle w:val="ab"/>
        </w:rPr>
        <w:commentReference w:id="247"/>
      </w:r>
      <w:r w:rsidR="00D17874">
        <w:rPr>
          <w:rFonts w:ascii="Times New Roman" w:hAnsi="Times New Roman" w:cs="Times New Roman"/>
          <w:sz w:val="24"/>
          <w:szCs w:val="24"/>
        </w:rPr>
        <w:t xml:space="preserve"> </w:t>
      </w:r>
      <w:r w:rsidRPr="005D7234">
        <w:rPr>
          <w:rFonts w:ascii="Times New Roman" w:hAnsi="Times New Roman" w:cs="Times New Roman"/>
          <w:sz w:val="24"/>
          <w:szCs w:val="24"/>
        </w:rPr>
        <w:t xml:space="preserve">data are presented by center in </w:t>
      </w:r>
      <w:r w:rsidR="005D4588">
        <w:rPr>
          <w:rFonts w:ascii="Times New Roman" w:hAnsi="Times New Roman" w:cs="Times New Roman"/>
          <w:sz w:val="24"/>
          <w:szCs w:val="24"/>
        </w:rPr>
        <w:t>Supplementary Tables</w:t>
      </w:r>
      <w:r w:rsidRPr="005D7234">
        <w:rPr>
          <w:rFonts w:ascii="Times New Roman" w:hAnsi="Times New Roman" w:cs="Times New Roman"/>
          <w:sz w:val="24"/>
          <w:szCs w:val="24"/>
        </w:rPr>
        <w:t xml:space="preserve">. No statistically significant differences in age and sex were noted between the schizophrenia patients and HCs at each center. The patients had significantly fewer years of education than the HCs in </w:t>
      </w:r>
      <w:r w:rsidR="00803814">
        <w:rPr>
          <w:rFonts w:ascii="Times New Roman" w:hAnsi="Times New Roman" w:cs="Times New Roman"/>
          <w:sz w:val="24"/>
          <w:szCs w:val="24"/>
        </w:rPr>
        <w:t>five out of seven</w:t>
      </w:r>
      <w:r w:rsidRPr="005D7234">
        <w:rPr>
          <w:rFonts w:ascii="Times New Roman" w:hAnsi="Times New Roman" w:cs="Times New Roman"/>
          <w:sz w:val="24"/>
          <w:szCs w:val="24"/>
        </w:rPr>
        <w:t xml:space="preserve"> centers.</w:t>
      </w:r>
    </w:p>
    <w:p w14:paraId="610EC8F3" w14:textId="77777777"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Group comparisons of FC</w:t>
      </w:r>
      <w:r w:rsidR="00524739">
        <w:rPr>
          <w:rFonts w:ascii="Times New Roman" w:hAnsi="Times New Roman" w:cs="Times New Roman"/>
          <w:sz w:val="24"/>
          <w:szCs w:val="24"/>
        </w:rPr>
        <w:t>s</w:t>
      </w:r>
      <w:r w:rsidRPr="005D7234">
        <w:rPr>
          <w:rFonts w:ascii="Times New Roman" w:hAnsi="Times New Roman" w:cs="Times New Roman"/>
          <w:sz w:val="24"/>
          <w:szCs w:val="24"/>
        </w:rPr>
        <w:t xml:space="preserve"> at each center</w:t>
      </w:r>
    </w:p>
    <w:p w14:paraId="0F3FF6D6" w14:textId="77777777" w:rsidR="005D7234" w:rsidRPr="00C804E7" w:rsidRDefault="0049629D" w:rsidP="00984A5F">
      <w:pPr>
        <w:spacing w:line="480" w:lineRule="auto"/>
        <w:rPr>
          <w:rFonts w:ascii="Times New Roman" w:hAnsi="Times New Roman" w:cs="Times New Roman"/>
          <w:i/>
          <w:sz w:val="24"/>
          <w:szCs w:val="24"/>
        </w:rPr>
      </w:pPr>
      <w:r>
        <w:rPr>
          <w:rFonts w:ascii="Times New Roman" w:hAnsi="Times New Roman" w:cs="Times New Roman" w:hint="eastAsia"/>
          <w:i/>
          <w:sz w:val="24"/>
          <w:szCs w:val="24"/>
        </w:rPr>
        <w:t>Random</w:t>
      </w:r>
      <w:r w:rsidR="005D7234" w:rsidRPr="00C804E7">
        <w:rPr>
          <w:rFonts w:ascii="Times New Roman" w:hAnsi="Times New Roman" w:cs="Times New Roman"/>
          <w:i/>
          <w:sz w:val="24"/>
          <w:szCs w:val="24"/>
        </w:rPr>
        <w:t xml:space="preserve"> effect multicenter analysis</w:t>
      </w:r>
    </w:p>
    <w:p w14:paraId="23ED1A14" w14:textId="59E2D87B" w:rsidR="00692FBB" w:rsidRDefault="00C13D44" w:rsidP="004864FF">
      <w:pPr>
        <w:spacing w:line="480" w:lineRule="auto"/>
        <w:ind w:firstLine="420"/>
        <w:rPr>
          <w:rFonts w:ascii="Times New Roman" w:hAnsi="Times New Roman" w:cs="Times New Roman"/>
          <w:sz w:val="24"/>
          <w:szCs w:val="24"/>
        </w:rPr>
      </w:pPr>
      <w:del w:id="248" w:author="Yue" w:date="2016-08-10T11:22:00Z">
        <w:r w:rsidDel="00831A41">
          <w:rPr>
            <w:rFonts w:ascii="Times New Roman" w:hAnsi="Times New Roman" w:cs="Times New Roman"/>
            <w:sz w:val="24"/>
            <w:szCs w:val="24"/>
          </w:rPr>
          <w:lastRenderedPageBreak/>
          <w:delText>By applying the FDR corrected threshold, w</w:delText>
        </w:r>
      </w:del>
      <w:ins w:id="249" w:author="Yue" w:date="2016-08-10T11:22:00Z">
        <w:r w:rsidR="00831A41">
          <w:rPr>
            <w:rFonts w:ascii="Times New Roman" w:hAnsi="Times New Roman" w:cs="Times New Roman" w:hint="eastAsia"/>
            <w:sz w:val="24"/>
            <w:szCs w:val="24"/>
          </w:rPr>
          <w:t>W</w:t>
        </w:r>
      </w:ins>
      <w:r>
        <w:rPr>
          <w:rFonts w:ascii="Times New Roman" w:hAnsi="Times New Roman" w:cs="Times New Roman"/>
          <w:sz w:val="24"/>
          <w:szCs w:val="24"/>
        </w:rPr>
        <w:t xml:space="preserve">e found </w:t>
      </w:r>
      <w:r w:rsidR="005D7234" w:rsidRPr="005D7234">
        <w:rPr>
          <w:rFonts w:ascii="Times New Roman" w:hAnsi="Times New Roman" w:cs="Times New Roman"/>
          <w:sz w:val="24"/>
          <w:szCs w:val="24"/>
        </w:rPr>
        <w:t xml:space="preserve">four </w:t>
      </w:r>
      <w:del w:id="250" w:author="Yue" w:date="2016-08-10T11:22:00Z">
        <w:r w:rsidRPr="005D7234" w:rsidDel="00FD3B23">
          <w:rPr>
            <w:rFonts w:ascii="Times New Roman" w:hAnsi="Times New Roman" w:cs="Times New Roman"/>
            <w:sz w:val="24"/>
            <w:szCs w:val="24"/>
          </w:rPr>
          <w:delText xml:space="preserve">reduced </w:delText>
        </w:r>
      </w:del>
      <w:r w:rsidR="005D7234" w:rsidRPr="005D7234">
        <w:rPr>
          <w:rFonts w:ascii="Times New Roman" w:hAnsi="Times New Roman" w:cs="Times New Roman"/>
          <w:sz w:val="24"/>
          <w:szCs w:val="24"/>
        </w:rPr>
        <w:t>FC</w:t>
      </w:r>
      <w:r w:rsidR="00EC346C">
        <w:rPr>
          <w:rFonts w:ascii="Times New Roman" w:hAnsi="Times New Roman" w:cs="Times New Roman"/>
          <w:sz w:val="24"/>
          <w:szCs w:val="24"/>
        </w:rPr>
        <w:t>s</w:t>
      </w:r>
      <w:r w:rsidR="005D7234" w:rsidRPr="005D7234">
        <w:rPr>
          <w:rFonts w:ascii="Times New Roman" w:hAnsi="Times New Roman" w:cs="Times New Roman"/>
          <w:sz w:val="24"/>
          <w:szCs w:val="24"/>
        </w:rPr>
        <w:t xml:space="preserve"> </w:t>
      </w:r>
      <w:ins w:id="251" w:author="Yue" w:date="2016-08-10T11:23:00Z">
        <w:r w:rsidR="00FD3B23">
          <w:rPr>
            <w:rFonts w:ascii="Times New Roman" w:hAnsi="Times New Roman" w:cs="Times New Roman"/>
            <w:sz w:val="24"/>
            <w:szCs w:val="24"/>
          </w:rPr>
          <w:t xml:space="preserve">significantly reduced </w:t>
        </w:r>
      </w:ins>
      <w:r w:rsidR="005D7234" w:rsidRPr="005D7234">
        <w:rPr>
          <w:rFonts w:ascii="Times New Roman" w:hAnsi="Times New Roman" w:cs="Times New Roman"/>
          <w:sz w:val="24"/>
          <w:szCs w:val="24"/>
        </w:rPr>
        <w:t xml:space="preserve">in the </w:t>
      </w:r>
      <w:del w:id="252" w:author="Yue" w:date="2016-08-10T11:23:00Z">
        <w:r w:rsidR="005D7234" w:rsidRPr="005D7234" w:rsidDel="00FD3B23">
          <w:rPr>
            <w:rFonts w:ascii="Times New Roman" w:hAnsi="Times New Roman" w:cs="Times New Roman"/>
            <w:sz w:val="24"/>
            <w:szCs w:val="24"/>
          </w:rPr>
          <w:delText>patients</w:delText>
        </w:r>
      </w:del>
      <w:ins w:id="253" w:author="Yue" w:date="2016-08-10T11:23:00Z">
        <w:r w:rsidR="00FD3B23">
          <w:rPr>
            <w:rFonts w:ascii="Times New Roman" w:hAnsi="Times New Roman" w:cs="Times New Roman"/>
            <w:sz w:val="24"/>
            <w:szCs w:val="24"/>
          </w:rPr>
          <w:t>SZs</w:t>
        </w:r>
      </w:ins>
      <w:r>
        <w:rPr>
          <w:rFonts w:ascii="Times New Roman" w:hAnsi="Times New Roman" w:cs="Times New Roman"/>
          <w:sz w:val="24"/>
          <w:szCs w:val="24"/>
        </w:rPr>
        <w:t xml:space="preserve"> c</w:t>
      </w:r>
      <w:r w:rsidR="00887A24">
        <w:rPr>
          <w:rFonts w:ascii="Times New Roman" w:hAnsi="Times New Roman" w:cs="Times New Roman"/>
          <w:sz w:val="24"/>
          <w:szCs w:val="24"/>
        </w:rPr>
        <w:t>ompared to the normal group</w:t>
      </w:r>
      <w:ins w:id="254" w:author="Yue" w:date="2016-08-10T11:23:00Z">
        <w:r w:rsidR="00896428">
          <w:rPr>
            <w:rFonts w:ascii="Times New Roman" w:hAnsi="Times New Roman" w:cs="Times New Roman"/>
            <w:sz w:val="24"/>
            <w:szCs w:val="24"/>
          </w:rPr>
          <w:t xml:space="preserve"> in random effect multi-site analysis</w:t>
        </w:r>
      </w:ins>
      <w:del w:id="255" w:author="Yue" w:date="2016-08-10T11:23:00Z">
        <w:r w:rsidR="005D7234" w:rsidRPr="005D7234" w:rsidDel="000341A8">
          <w:rPr>
            <w:rFonts w:ascii="Times New Roman" w:hAnsi="Times New Roman" w:cs="Times New Roman"/>
            <w:sz w:val="24"/>
            <w:szCs w:val="24"/>
          </w:rPr>
          <w:delText>:</w:delText>
        </w:r>
      </w:del>
      <w:ins w:id="256" w:author="Yue" w:date="2016-08-10T11:23:00Z">
        <w:r w:rsidR="000341A8">
          <w:rPr>
            <w:rFonts w:ascii="Times New Roman" w:hAnsi="Times New Roman" w:cs="Times New Roman"/>
            <w:sz w:val="24"/>
            <w:szCs w:val="24"/>
          </w:rPr>
          <w:t>.</w:t>
        </w:r>
      </w:ins>
      <w:r w:rsidR="005D7234" w:rsidRPr="005D7234">
        <w:rPr>
          <w:rFonts w:ascii="Times New Roman" w:hAnsi="Times New Roman" w:cs="Times New Roman"/>
          <w:sz w:val="24"/>
          <w:szCs w:val="24"/>
        </w:rPr>
        <w:t xml:space="preserve"> </w:t>
      </w:r>
      <w:del w:id="257" w:author="Yue" w:date="2016-08-10T11:24:00Z">
        <w:r w:rsidR="005D7234" w:rsidRPr="005D7234" w:rsidDel="00504F47">
          <w:rPr>
            <w:rFonts w:ascii="Times New Roman" w:hAnsi="Times New Roman" w:cs="Times New Roman"/>
            <w:sz w:val="24"/>
            <w:szCs w:val="24"/>
          </w:rPr>
          <w:delText xml:space="preserve">they </w:delText>
        </w:r>
      </w:del>
      <w:ins w:id="258" w:author="Yue" w:date="2016-08-10T11:24:00Z">
        <w:r w:rsidR="00504F47">
          <w:rPr>
            <w:rFonts w:ascii="Times New Roman" w:hAnsi="Times New Roman" w:cs="Times New Roman"/>
            <w:sz w:val="24"/>
            <w:szCs w:val="24"/>
          </w:rPr>
          <w:t>T</w:t>
        </w:r>
        <w:r w:rsidR="00504F47" w:rsidRPr="005D7234">
          <w:rPr>
            <w:rFonts w:ascii="Times New Roman" w:hAnsi="Times New Roman" w:cs="Times New Roman"/>
            <w:sz w:val="24"/>
            <w:szCs w:val="24"/>
          </w:rPr>
          <w:t xml:space="preserve">hey </w:t>
        </w:r>
      </w:ins>
      <w:r w:rsidR="005D7234" w:rsidRPr="005D7234">
        <w:rPr>
          <w:rFonts w:ascii="Times New Roman" w:hAnsi="Times New Roman" w:cs="Times New Roman"/>
          <w:sz w:val="24"/>
          <w:szCs w:val="24"/>
        </w:rPr>
        <w:t xml:space="preserve">are the connection between the </w:t>
      </w:r>
      <w:commentRangeStart w:id="259"/>
      <w:r w:rsidR="005D7234" w:rsidRPr="005D7234">
        <w:rPr>
          <w:rFonts w:ascii="Times New Roman" w:hAnsi="Times New Roman" w:cs="Times New Roman"/>
          <w:sz w:val="24"/>
          <w:szCs w:val="24"/>
        </w:rPr>
        <w:t xml:space="preserve">left IFG/caudal lateral prefrontal gyrus and the left </w:t>
      </w:r>
      <w:r w:rsidR="00EC346C">
        <w:rPr>
          <w:rFonts w:ascii="Times New Roman" w:hAnsi="Times New Roman" w:cs="Times New Roman"/>
          <w:sz w:val="24"/>
          <w:szCs w:val="24"/>
        </w:rPr>
        <w:t>AI</w:t>
      </w:r>
      <w:r w:rsidR="0025461B">
        <w:rPr>
          <w:rFonts w:ascii="Times New Roman" w:hAnsi="Times New Roman" w:cs="Times New Roman"/>
          <w:sz w:val="24"/>
          <w:szCs w:val="24"/>
        </w:rPr>
        <w:t xml:space="preserve"> </w:t>
      </w:r>
      <w:commentRangeEnd w:id="259"/>
      <w:r w:rsidR="00821371">
        <w:rPr>
          <w:rStyle w:val="ab"/>
        </w:rPr>
        <w:commentReference w:id="259"/>
      </w:r>
      <w:r w:rsidR="0025461B">
        <w:rPr>
          <w:rFonts w:ascii="Times New Roman" w:hAnsi="Times New Roman" w:cs="Times New Roman"/>
          <w:sz w:val="24"/>
          <w:szCs w:val="24"/>
        </w:rPr>
        <w:t>(</w:t>
      </w:r>
      <w:r w:rsidR="007F0A1A">
        <w:rPr>
          <w:rFonts w:ascii="Times New Roman" w:hAnsi="Times New Roman" w:cs="Times New Roman"/>
          <w:sz w:val="24"/>
          <w:szCs w:val="24"/>
        </w:rPr>
        <w:t xml:space="preserve">FC1: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-3.00,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l</w:t>
      </w:r>
      <w:r w:rsidR="005D7234" w:rsidRPr="005D7234">
        <w:rPr>
          <w:rFonts w:ascii="Times New Roman" w:hAnsi="Times New Roman" w:cs="Times New Roman"/>
          <w:sz w:val="24"/>
          <w:szCs w:val="24"/>
        </w:rPr>
        <w:t xml:space="preserve">eft IFG/caudal lateral prefrontal gyrus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FC2: </w:t>
      </w:r>
      <w:r w:rsidR="0025461B">
        <w:rPr>
          <w:rFonts w:ascii="Times New Roman" w:hAnsi="Times New Roman" w:cs="Times New Roman"/>
          <w:sz w:val="24"/>
          <w:szCs w:val="24"/>
        </w:rPr>
        <w:t xml:space="preserve">SMD = -0.23,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-3.36,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FC3: </w:t>
      </w:r>
      <w:r w:rsidR="0025461B">
        <w:rPr>
          <w:rFonts w:ascii="Times New Roman" w:hAnsi="Times New Roman" w:cs="Times New Roman"/>
          <w:sz w:val="24"/>
          <w:szCs w:val="24"/>
        </w:rPr>
        <w:t xml:space="preserve">SMD = -0.22,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-3.28,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EC346C">
        <w:rPr>
          <w:rFonts w:ascii="Times New Roman" w:hAnsi="Times New Roman" w:cs="Times New Roman"/>
          <w:sz w:val="24"/>
          <w:szCs w:val="24"/>
        </w:rPr>
        <w:t xml:space="preserve"> </w:t>
      </w:r>
      <w:r w:rsidR="0025461B">
        <w:rPr>
          <w:rFonts w:ascii="Times New Roman" w:hAnsi="Times New Roman" w:cs="Times New Roman"/>
          <w:sz w:val="24"/>
          <w:szCs w:val="24"/>
        </w:rPr>
        <w:t>(</w:t>
      </w:r>
      <w:r w:rsidR="007F0A1A">
        <w:rPr>
          <w:rFonts w:ascii="Times New Roman" w:hAnsi="Times New Roman" w:cs="Times New Roman"/>
          <w:sz w:val="24"/>
          <w:szCs w:val="24"/>
        </w:rPr>
        <w:t xml:space="preserve">FC4: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-3.01,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xml:space="preserve">= 0.00%) </w:t>
      </w:r>
      <w:r w:rsidR="00EC346C">
        <w:rPr>
          <w:rFonts w:ascii="Times New Roman" w:hAnsi="Times New Roman" w:cs="Times New Roman"/>
          <w:sz w:val="24"/>
          <w:szCs w:val="24"/>
        </w:rPr>
        <w:t>(Figure 1)</w:t>
      </w:r>
      <w:r w:rsidR="005D7234" w:rsidRPr="005D7234">
        <w:rPr>
          <w:rFonts w:ascii="Times New Roman" w:hAnsi="Times New Roman" w:cs="Times New Roman"/>
          <w:sz w:val="24"/>
          <w:szCs w:val="24"/>
        </w:rPr>
        <w:t>.</w:t>
      </w:r>
      <w:r>
        <w:rPr>
          <w:rFonts w:ascii="Times New Roman" w:hAnsi="Times New Roman" w:cs="Times New Roman"/>
          <w:sz w:val="24"/>
          <w:szCs w:val="24"/>
        </w:rPr>
        <w:t xml:space="preserve"> </w:t>
      </w:r>
      <w:r w:rsidR="0025461B">
        <w:rPr>
          <w:rFonts w:ascii="Times New Roman" w:hAnsi="Times New Roman" w:cs="Times New Roman"/>
          <w:sz w:val="24"/>
          <w:szCs w:val="24"/>
        </w:rPr>
        <w:t>Forest plot</w:t>
      </w:r>
      <w:ins w:id="260" w:author="Yue" w:date="2016-08-10T11:29:00Z">
        <w:r w:rsidR="00EF50E5">
          <w:rPr>
            <w:rFonts w:ascii="Times New Roman" w:hAnsi="Times New Roman" w:cs="Times New Roman"/>
            <w:sz w:val="24"/>
            <w:szCs w:val="24"/>
          </w:rPr>
          <w:t>s</w:t>
        </w:r>
      </w:ins>
      <w:r w:rsidR="0025461B">
        <w:rPr>
          <w:rFonts w:ascii="Times New Roman" w:hAnsi="Times New Roman" w:cs="Times New Roman"/>
          <w:sz w:val="24"/>
          <w:szCs w:val="24"/>
        </w:rPr>
        <w:t xml:space="preserve"> of the multi-site meta analyses are showed in </w:t>
      </w:r>
      <w:commentRangeStart w:id="261"/>
      <w:r w:rsidR="0025461B">
        <w:rPr>
          <w:rFonts w:ascii="Times New Roman" w:hAnsi="Times New Roman" w:cs="Times New Roman"/>
          <w:sz w:val="24"/>
          <w:szCs w:val="24"/>
        </w:rPr>
        <w:t>Figure 2~5</w:t>
      </w:r>
      <w:commentRangeEnd w:id="261"/>
      <w:r w:rsidR="00D443E0">
        <w:rPr>
          <w:rStyle w:val="ab"/>
        </w:rPr>
        <w:commentReference w:id="261"/>
      </w:r>
      <w:r w:rsidR="0025461B">
        <w:rPr>
          <w:rFonts w:ascii="Times New Roman" w:hAnsi="Times New Roman" w:cs="Times New Roman"/>
          <w:sz w:val="24"/>
          <w:szCs w:val="24"/>
        </w:rPr>
        <w:t xml:space="preserve"> for each FC. The results showed no heterogeneity </w:t>
      </w:r>
      <w:r w:rsidR="002673A7">
        <w:rPr>
          <w:rFonts w:ascii="Times New Roman" w:hAnsi="Times New Roman" w:cs="Times New Roman"/>
          <w:sz w:val="24"/>
          <w:szCs w:val="24"/>
        </w:rPr>
        <w:t xml:space="preserve">attributed to </w:t>
      </w:r>
      <w:r w:rsidR="0025461B">
        <w:rPr>
          <w:rFonts w:ascii="Times New Roman" w:hAnsi="Times New Roman" w:cs="Times New Roman"/>
          <w:sz w:val="24"/>
          <w:szCs w:val="24"/>
        </w:rPr>
        <w:t xml:space="preserve">the site factor, </w:t>
      </w:r>
      <w:commentRangeStart w:id="262"/>
      <w:r w:rsidR="0025461B">
        <w:rPr>
          <w:rFonts w:ascii="Times New Roman" w:hAnsi="Times New Roman" w:cs="Times New Roman"/>
          <w:sz w:val="24"/>
          <w:szCs w:val="24"/>
        </w:rPr>
        <w:t xml:space="preserve">however, since we have only seven sites, these is possibility </w:t>
      </w:r>
      <w:r w:rsidR="002673A7">
        <w:rPr>
          <w:rFonts w:ascii="Times New Roman" w:hAnsi="Times New Roman" w:cs="Times New Roman"/>
          <w:sz w:val="24"/>
          <w:szCs w:val="24"/>
        </w:rPr>
        <w:t>of underestimation of heterogeneity</w:t>
      </w:r>
      <w:r w:rsidR="0025461B">
        <w:rPr>
          <w:rFonts w:ascii="Times New Roman" w:hAnsi="Times New Roman" w:cs="Times New Roman"/>
          <w:sz w:val="24"/>
          <w:szCs w:val="24"/>
        </w:rPr>
        <w:t xml:space="preserve">. </w:t>
      </w:r>
      <w:r w:rsidR="002673A7" w:rsidRPr="00C51E1D">
        <w:rPr>
          <w:rFonts w:ascii="Times New Roman" w:hAnsi="Times New Roman" w:cs="Times New Roman"/>
          <w:sz w:val="24"/>
          <w:szCs w:val="24"/>
        </w:rPr>
        <w:t>Nevertheless, the test of SMD is still validated in such condition.</w:t>
      </w:r>
      <w:r w:rsidR="002673A7">
        <w:rPr>
          <w:rFonts w:ascii="Times New Roman" w:hAnsi="Times New Roman" w:cs="Times New Roman"/>
          <w:sz w:val="24"/>
          <w:szCs w:val="24"/>
        </w:rPr>
        <w:t xml:space="preserve"> </w:t>
      </w:r>
      <w:commentRangeEnd w:id="262"/>
      <w:r w:rsidR="00420D5C">
        <w:rPr>
          <w:rStyle w:val="ab"/>
        </w:rPr>
        <w:commentReference w:id="262"/>
      </w:r>
      <w:r w:rsidR="005D7234" w:rsidRPr="005D7234">
        <w:rPr>
          <w:rFonts w:ascii="Times New Roman" w:hAnsi="Times New Roman" w:cs="Times New Roman"/>
          <w:sz w:val="24"/>
          <w:szCs w:val="24"/>
        </w:rPr>
        <w:t>No functional connectivity was detected with an enhance</w:t>
      </w:r>
      <w:r w:rsidR="007D6428">
        <w:rPr>
          <w:rFonts w:ascii="Times New Roman" w:hAnsi="Times New Roman" w:cs="Times New Roman"/>
          <w:sz w:val="24"/>
          <w:szCs w:val="24"/>
        </w:rPr>
        <w:t xml:space="preserve">d effect in the patients group. </w:t>
      </w:r>
      <w:ins w:id="263" w:author="Yue" w:date="2016-08-10T11:41:00Z">
        <w:r w:rsidR="00005D35">
          <w:rPr>
            <w:rFonts w:ascii="Times New Roman" w:hAnsi="Times New Roman" w:cs="Times New Roman" w:hint="eastAsia"/>
            <w:sz w:val="24"/>
            <w:szCs w:val="24"/>
          </w:rPr>
          <w:t>Additionally</w:t>
        </w:r>
        <w:r w:rsidR="004A1A87">
          <w:rPr>
            <w:rFonts w:ascii="Times New Roman" w:hAnsi="Times New Roman" w:cs="Times New Roman" w:hint="eastAsia"/>
            <w:sz w:val="24"/>
            <w:szCs w:val="24"/>
          </w:rPr>
          <w:t xml:space="preserve">, </w:t>
        </w:r>
        <w:r w:rsidR="00005D35">
          <w:rPr>
            <w:rFonts w:ascii="Times New Roman" w:hAnsi="Times New Roman" w:cs="Times New Roman" w:hint="eastAsia"/>
            <w:sz w:val="24"/>
            <w:szCs w:val="24"/>
          </w:rPr>
          <w:t>w</w:t>
        </w:r>
      </w:ins>
      <w:del w:id="264" w:author="Yue" w:date="2016-08-10T11:41:00Z">
        <w:r w:rsidR="005D7234" w:rsidRPr="005D7234" w:rsidDel="00005D35">
          <w:rPr>
            <w:rFonts w:ascii="Times New Roman" w:hAnsi="Times New Roman" w:cs="Times New Roman"/>
            <w:sz w:val="24"/>
            <w:szCs w:val="24"/>
          </w:rPr>
          <w:delText>W</w:delText>
        </w:r>
      </w:del>
      <w:r w:rsidR="005D7234" w:rsidRPr="005D7234">
        <w:rPr>
          <w:rFonts w:ascii="Times New Roman" w:hAnsi="Times New Roman" w:cs="Times New Roman"/>
          <w:sz w:val="24"/>
          <w:szCs w:val="24"/>
        </w:rPr>
        <w:t>e did not find any association between the FC</w:t>
      </w:r>
      <w:r w:rsidR="007D6428">
        <w:rPr>
          <w:rFonts w:ascii="Times New Roman" w:hAnsi="Times New Roman" w:cs="Times New Roman"/>
          <w:sz w:val="24"/>
          <w:szCs w:val="24"/>
        </w:rPr>
        <w:t>s</w:t>
      </w:r>
      <w:r w:rsidR="005D7234" w:rsidRPr="005D7234">
        <w:rPr>
          <w:rFonts w:ascii="Times New Roman" w:hAnsi="Times New Roman" w:cs="Times New Roman"/>
          <w:sz w:val="24"/>
          <w:szCs w:val="24"/>
        </w:rPr>
        <w:t xml:space="preserve"> and the clinical scores.</w:t>
      </w:r>
    </w:p>
    <w:p w14:paraId="5A0E3CCB" w14:textId="77777777" w:rsidR="00EA0604" w:rsidRPr="007D6428" w:rsidRDefault="00EA0604" w:rsidP="00984A5F">
      <w:pPr>
        <w:spacing w:line="480" w:lineRule="auto"/>
        <w:rPr>
          <w:rFonts w:ascii="Times New Roman" w:hAnsi="Times New Roman" w:cs="Times New Roman"/>
          <w:sz w:val="24"/>
          <w:szCs w:val="24"/>
        </w:rPr>
      </w:pPr>
    </w:p>
    <w:p w14:paraId="6F3F152E" w14:textId="77777777" w:rsidR="00E26D02" w:rsidRPr="007E7EDA" w:rsidRDefault="007E7EDA" w:rsidP="00984A5F">
      <w:pPr>
        <w:spacing w:line="480" w:lineRule="auto"/>
        <w:rPr>
          <w:rFonts w:ascii="Times New Roman" w:hAnsi="Times New Roman" w:cs="Times New Roman"/>
          <w:b/>
          <w:sz w:val="24"/>
          <w:szCs w:val="24"/>
        </w:rPr>
      </w:pPr>
      <w:commentRangeStart w:id="265"/>
      <w:r w:rsidRPr="007E7EDA">
        <w:rPr>
          <w:rFonts w:ascii="Times New Roman" w:hAnsi="Times New Roman" w:cs="Times New Roman" w:hint="eastAsia"/>
          <w:b/>
          <w:sz w:val="24"/>
          <w:szCs w:val="24"/>
        </w:rPr>
        <w:t>Discussion</w:t>
      </w:r>
      <w:commentRangeEnd w:id="265"/>
      <w:r w:rsidR="00F65FB4">
        <w:rPr>
          <w:rStyle w:val="ab"/>
        </w:rPr>
        <w:commentReference w:id="265"/>
      </w:r>
    </w:p>
    <w:p w14:paraId="621C72F4" w14:textId="77777777" w:rsidR="000B2951" w:rsidRDefault="000B2951" w:rsidP="000B2951">
      <w:pPr>
        <w:spacing w:line="480" w:lineRule="auto"/>
        <w:rPr>
          <w:rFonts w:ascii="Times New Roman" w:hAnsi="Times New Roman" w:cs="Times New Roman"/>
          <w:color w:val="FF0000"/>
          <w:sz w:val="24"/>
          <w:szCs w:val="24"/>
        </w:rPr>
      </w:pPr>
    </w:p>
    <w:p w14:paraId="7872F48C" w14:textId="77777777" w:rsidR="000B2951" w:rsidRDefault="000B2951" w:rsidP="000B2951">
      <w:pPr>
        <w:spacing w:line="480" w:lineRule="auto"/>
        <w:rPr>
          <w:rFonts w:ascii="Times New Roman" w:hAnsi="Times New Roman" w:cs="Times New Roman"/>
          <w:color w:val="FF0000"/>
          <w:sz w:val="24"/>
          <w:szCs w:val="24"/>
        </w:rPr>
      </w:pPr>
    </w:p>
    <w:p w14:paraId="6D1C8D00" w14:textId="77777777" w:rsidR="007E7EDA" w:rsidRPr="000B2951" w:rsidRDefault="007E7EDA" w:rsidP="00984A5F">
      <w:pPr>
        <w:spacing w:line="480" w:lineRule="auto"/>
        <w:rPr>
          <w:rFonts w:ascii="Times New Roman" w:hAnsi="Times New Roman" w:cs="Times New Roman"/>
          <w:sz w:val="24"/>
          <w:szCs w:val="24"/>
        </w:rPr>
      </w:pPr>
    </w:p>
    <w:p w14:paraId="7B5A39CC" w14:textId="60AD0144"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Our results showed reduced resting-s</w:t>
      </w:r>
      <w:r w:rsidR="00CD1012">
        <w:rPr>
          <w:rFonts w:ascii="Times New Roman" w:hAnsi="Times New Roman" w:cs="Times New Roman"/>
          <w:sz w:val="24"/>
          <w:szCs w:val="24"/>
        </w:rPr>
        <w:t>t</w:t>
      </w:r>
      <w:r w:rsidRPr="00AC5C5E">
        <w:rPr>
          <w:rFonts w:ascii="Times New Roman" w:hAnsi="Times New Roman" w:cs="Times New Roman"/>
          <w:sz w:val="24"/>
          <w:szCs w:val="24"/>
        </w:rPr>
        <w:t xml:space="preserve">ate </w:t>
      </w:r>
      <w:r w:rsidR="00E26D02" w:rsidRPr="00AC5C5E">
        <w:rPr>
          <w:rFonts w:ascii="Times New Roman" w:hAnsi="Times New Roman" w:cs="Times New Roman"/>
          <w:sz w:val="24"/>
          <w:szCs w:val="24"/>
        </w:rPr>
        <w:t>functional</w:t>
      </w:r>
      <w:r w:rsidRPr="00AC5C5E">
        <w:rPr>
          <w:rFonts w:ascii="Times New Roman" w:hAnsi="Times New Roman" w:cs="Times New Roman"/>
          <w:sz w:val="24"/>
          <w:szCs w:val="24"/>
        </w:rPr>
        <w:t xml:space="preserve"> connectivity from the caudal LPFC to the left AI and </w:t>
      </w:r>
      <w:r w:rsidR="00711B76" w:rsidRPr="00AC5C5E">
        <w:rPr>
          <w:rFonts w:ascii="Times New Roman" w:hAnsi="Times New Roman" w:cs="Times New Roman"/>
          <w:sz w:val="24"/>
          <w:szCs w:val="24"/>
        </w:rPr>
        <w:t xml:space="preserve">pars opercularis </w:t>
      </w:r>
      <w:r w:rsidR="00711B76">
        <w:rPr>
          <w:rFonts w:ascii="Times New Roman" w:hAnsi="Times New Roman" w:cs="Times New Roman"/>
          <w:sz w:val="24"/>
          <w:szCs w:val="24"/>
        </w:rPr>
        <w:t>part of the left IFG</w:t>
      </w:r>
      <w:r w:rsidRPr="00AC5C5E">
        <w:rPr>
          <w:rFonts w:ascii="Times New Roman" w:hAnsi="Times New Roman" w:cs="Times New Roman"/>
          <w:sz w:val="24"/>
          <w:szCs w:val="24"/>
        </w:rPr>
        <w:t>.</w:t>
      </w:r>
      <w:r w:rsidR="00E26D02">
        <w:rPr>
          <w:rFonts w:ascii="Times New Roman" w:hAnsi="Times New Roman" w:cs="Times New Roman"/>
          <w:sz w:val="24"/>
          <w:szCs w:val="24"/>
        </w:rPr>
        <w:t xml:space="preserve"> </w:t>
      </w:r>
      <w:r w:rsidR="00E22733" w:rsidRPr="00AC5C5E">
        <w:rPr>
          <w:rFonts w:ascii="Times New Roman" w:hAnsi="Times New Roman" w:cs="Times New Roman"/>
          <w:sz w:val="24"/>
          <w:szCs w:val="24"/>
        </w:rPr>
        <w:t xml:space="preserve">The LPFC is confirmed to be a core region responsible for </w:t>
      </w:r>
      <w:r w:rsidR="004D091F" w:rsidRPr="00AC5C5E">
        <w:rPr>
          <w:rFonts w:ascii="Times New Roman" w:hAnsi="Times New Roman" w:cs="Times New Roman"/>
          <w:sz w:val="24"/>
          <w:szCs w:val="24"/>
        </w:rPr>
        <w:t>higher-level</w:t>
      </w:r>
      <w:r w:rsidR="00E22733" w:rsidRPr="00AC5C5E">
        <w:rPr>
          <w:rFonts w:ascii="Times New Roman" w:hAnsi="Times New Roman" w:cs="Times New Roman"/>
          <w:sz w:val="24"/>
          <w:szCs w:val="24"/>
        </w:rPr>
        <w:t xml:space="preserve"> </w:t>
      </w:r>
      <w:r w:rsidR="00CD0060">
        <w:rPr>
          <w:rFonts w:ascii="Times New Roman" w:hAnsi="Times New Roman" w:cs="Times New Roman"/>
          <w:sz w:val="24"/>
          <w:szCs w:val="24"/>
        </w:rPr>
        <w:t xml:space="preserve">representation or </w:t>
      </w:r>
      <w:r w:rsidR="00E22733" w:rsidRPr="00AC5C5E">
        <w:rPr>
          <w:rFonts w:ascii="Times New Roman" w:hAnsi="Times New Roman" w:cs="Times New Roman"/>
          <w:sz w:val="24"/>
          <w:szCs w:val="24"/>
        </w:rPr>
        <w:t xml:space="preserve">manipulation in working </w:t>
      </w:r>
      <w:r w:rsidR="00E22733" w:rsidRPr="00AC5C5E">
        <w:rPr>
          <w:rFonts w:ascii="Times New Roman" w:hAnsi="Times New Roman" w:cs="Times New Roman"/>
          <w:sz w:val="24"/>
          <w:szCs w:val="24"/>
        </w:rPr>
        <w:lastRenderedPageBreak/>
        <w:t>memory processes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&lt;EndNote&gt;&lt;Cite&gt;&lt;Author&gt;D&amp;apos;Esposito&lt;/Author&gt;&lt;Year&gt;2015&lt;/Year&gt;&lt;RecNum&gt;784&lt;/RecNum&gt;&lt;DisplayText&gt;(D&amp;apos;Esposito and Postle, 2015)&lt;/DisplayText&gt;&lt;record&gt;&lt;rec-number&gt;784&lt;/rec-number&gt;&lt;foreign-keys&gt;&lt;key app="EN" db-id="fsr00z95b0t2ppep50iv5avqt2zf2dr9prxw" timestamp="1445072638"&gt;784&lt;/key&gt;&lt;/foreign-keys&gt;&lt;ref-type name="Journal Article"&gt;17&lt;/ref-type&gt;&lt;contributors&gt;&lt;authors&gt;&lt;author&gt;D&amp;apos;Esposito, M.&lt;/author&gt;&lt;author&gt;Postle, B. R.&lt;/author&gt;&lt;/authors&gt;&lt;/contributors&gt;&lt;auth-address&gt;Helen Wills Neuroscience Institute and Department of Psychology, University of California, Berkeley, California 94720; email: despo@berkeley.edu.&lt;/auth-address&gt;&lt;titles&gt;&lt;title&gt;The cognitive neuroscience of working memory&lt;/title&gt;&lt;secondary-title&gt;Annu Rev Psychol&lt;/secondary-title&gt;&lt;alt-title&gt;Annual review of psychology&lt;/alt-title&gt;&lt;/titles&gt;&lt;periodical&gt;&lt;full-title&gt;Annu Rev Psychol&lt;/full-title&gt;&lt;abbr-1&gt;Annual review of psychology&lt;/abbr-1&gt;&lt;/periodical&gt;&lt;alt-periodical&gt;&lt;full-title&gt;Annu Rev Psychol&lt;/full-title&gt;&lt;abbr-1&gt;Annual review of psychology&lt;/abbr-1&gt;&lt;/alt-periodical&gt;&lt;pages&gt;115-42&lt;/pages&gt;&lt;volume&gt;66&lt;/volume&gt;&lt;keywords&gt;&lt;keyword&gt;Brain/metabolism/*physiology&lt;/keyword&gt;&lt;keyword&gt;*Functional Neuroimaging&lt;/keyword&gt;&lt;keyword&gt;Humans&lt;/keyword&gt;&lt;keyword&gt;Memory, Short-Term/*physiology&lt;/keyword&gt;&lt;/keywords&gt;&lt;dates&gt;&lt;year&gt;2015&lt;/year&gt;&lt;pub-dates&gt;&lt;date&gt;Jan 3&lt;/date&gt;&lt;/pub-dates&gt;&lt;/dates&gt;&lt;isbn&gt;1545-2085 (Electronic)&amp;#xD;0066-4308 (Linking)&lt;/isbn&gt;&lt;accession-num&gt;25251486&lt;/accession-num&gt;&lt;urls&gt;&lt;related-urls&gt;&lt;url&gt;http://www.ncbi.nlm.nih.gov/pubmed/25251486&lt;/url&gt;&lt;url&gt;http://www.ncbi.nlm.nih.gov/pmc/articles/PMC4374359/pdf/nihms672171.pdf&lt;/url&gt;&lt;/related-urls&gt;&lt;/urls&gt;&lt;custom2&gt;4374359&lt;/custom2&gt;&lt;electronic-resource-num&gt;10.1146/annurev-psych-010814-015031&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11" w:tooltip="D'Esposito, 2015 #784" w:history="1">
        <w:r w:rsidR="00EE0723">
          <w:rPr>
            <w:rFonts w:ascii="Times New Roman" w:hAnsi="Times New Roman" w:cs="Times New Roman"/>
            <w:noProof/>
            <w:sz w:val="24"/>
            <w:szCs w:val="24"/>
          </w:rPr>
          <w:t>D'Esposito and Postle, 2015</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E22733" w:rsidRPr="00AC5C5E">
        <w:rPr>
          <w:rFonts w:ascii="Times New Roman" w:hAnsi="Times New Roman" w:cs="Times New Roman"/>
          <w:sz w:val="24"/>
          <w:szCs w:val="24"/>
        </w:rPr>
        <w:t>.</w:t>
      </w:r>
      <w:r w:rsidR="00E22733">
        <w:rPr>
          <w:rFonts w:ascii="Times New Roman" w:hAnsi="Times New Roman" w:cs="Times New Roman"/>
          <w:sz w:val="24"/>
          <w:szCs w:val="24"/>
        </w:rPr>
        <w:t xml:space="preserve"> </w:t>
      </w:r>
      <w:r w:rsidR="005A55DE">
        <w:rPr>
          <w:rFonts w:ascii="Times New Roman" w:hAnsi="Times New Roman" w:cs="Times New Roman"/>
          <w:sz w:val="24"/>
          <w:szCs w:val="24"/>
        </w:rPr>
        <w:t>M</w:t>
      </w:r>
      <w:r w:rsidR="00251E19">
        <w:rPr>
          <w:rFonts w:ascii="Times New Roman" w:hAnsi="Times New Roman" w:cs="Times New Roman"/>
          <w:sz w:val="24"/>
          <w:szCs w:val="24"/>
        </w:rPr>
        <w:t xml:space="preserve">eta-analysis </w:t>
      </w:r>
      <w:r w:rsidR="004D091F" w:rsidRPr="00AC5C5E">
        <w:rPr>
          <w:rFonts w:ascii="Times New Roman" w:hAnsi="Times New Roman" w:cs="Times New Roman"/>
          <w:sz w:val="24"/>
          <w:szCs w:val="24"/>
        </w:rPr>
        <w:t>finds</w:t>
      </w:r>
      <w:r w:rsidR="005A55DE" w:rsidRPr="00AC5C5E">
        <w:rPr>
          <w:rFonts w:ascii="Times New Roman" w:hAnsi="Times New Roman" w:cs="Times New Roman"/>
          <w:sz w:val="24"/>
          <w:szCs w:val="24"/>
        </w:rPr>
        <w:t xml:space="preserve"> evidence for the consistent activation of </w:t>
      </w:r>
      <w:r w:rsidR="00E22733">
        <w:rPr>
          <w:rFonts w:ascii="Times New Roman" w:hAnsi="Times New Roman" w:cs="Times New Roman"/>
          <w:sz w:val="24"/>
          <w:szCs w:val="24"/>
        </w:rPr>
        <w:t xml:space="preserve">caudal </w:t>
      </w:r>
      <w:r w:rsidR="005A55DE" w:rsidRPr="00AC5C5E">
        <w:rPr>
          <w:rFonts w:ascii="Times New Roman" w:hAnsi="Times New Roman" w:cs="Times New Roman"/>
          <w:sz w:val="24"/>
          <w:szCs w:val="24"/>
        </w:rPr>
        <w:t>LPFC across different putative executive functions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&lt;EndNote&gt;&lt;Cite&gt;&lt;Author&gt;Nee&lt;/Author&gt;&lt;Year&gt;2013&lt;/Year&gt;&lt;RecNum&gt;1879&lt;/RecNum&gt;&lt;DisplayText&gt;(Nee et al., 2013)&lt;/DisplayText&gt;&lt;record&gt;&lt;rec-number&gt;1879&lt;/rec-number&gt;&lt;foreign-keys&gt;&lt;key app="EN" db-id="fsr00z95b0t2ppep50iv5avqt2zf2dr9prxw" timestamp="1461809842"&gt;1879&lt;/key&gt;&lt;/foreign-keys&gt;&lt;ref-type name="Journal Article"&gt;17&lt;/ref-type&gt;&lt;contributors&gt;&lt;authors&gt;&lt;author&gt;Nee, D. E.&lt;/author&gt;&lt;author&gt;Brown, J. W.&lt;/author&gt;&lt;author&gt;Askren, M. K.&lt;/author&gt;&lt;author&gt;Berman, M. G.&lt;/author&gt;&lt;author&gt;Demiralp, E.&lt;/author&gt;&lt;author&gt;Krawitz, A.&lt;/author&gt;&lt;author&gt;Jonides, J.&lt;/author&gt;&lt;/authors&gt;&lt;/contributors&gt;&lt;auth-address&gt;Department of Psychological and Brain Sciences, Indiana University, Bloomington, IN 47401, USA. denee@indiana.edu&lt;/auth-address&gt;&lt;titles&gt;&lt;title&gt;A meta-analysis of executive components of working memory&lt;/title&gt;&lt;secondary-title&gt;Cereb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Cortex&lt;/full-title&gt;&lt;/alt-periodical&gt;&lt;pages&gt;264-82&lt;/pages&gt;&lt;volume&gt;23&lt;/volume&gt;&lt;number&gt;2&lt;/number&gt;&lt;keywords&gt;&lt;keyword&gt;Brain/*physiology&lt;/keyword&gt;&lt;keyword&gt;Humans&lt;/keyword&gt;&lt;keyword&gt;Memory, Short-Term/*physiology&lt;/keyword&gt;&lt;/keywords&gt;&lt;dates&gt;&lt;year&gt;2013&lt;/year&gt;&lt;pub-dates&gt;&lt;date&gt;Feb&lt;/date&gt;&lt;/pub-dates&gt;&lt;/dates&gt;&lt;isbn&gt;1460-2199 (Electronic)&amp;#xD;1047-3211 (Linking)&lt;/isbn&gt;&lt;accession-num&gt;22314046&lt;/accession-num&gt;&lt;urls&gt;&lt;related-urls&gt;&lt;url&gt;http://www.ncbi.nlm.nih.gov/pubmed/22314046&lt;/url&gt;&lt;url&gt;http://www.ncbi.nlm.nih.gov/pmc/articles/PMC3584956/pdf/bhs007.pdf&lt;/url&gt;&lt;/related-urls&gt;&lt;/urls&gt;&lt;custom2&gt;3584956&lt;/custom2&gt;&lt;electronic-resource-num&gt;10.1093/cercor/bhs007&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35" w:tooltip="Nee, 2013 #1879" w:history="1">
        <w:r w:rsidR="00EE0723">
          <w:rPr>
            <w:rFonts w:ascii="Times New Roman" w:hAnsi="Times New Roman" w:cs="Times New Roman"/>
            <w:noProof/>
            <w:sz w:val="24"/>
            <w:szCs w:val="24"/>
          </w:rPr>
          <w:t>Nee et al., 2013</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5A55DE" w:rsidRPr="00AC5C5E">
        <w:rPr>
          <w:rFonts w:ascii="Times New Roman" w:hAnsi="Times New Roman" w:cs="Times New Roman"/>
          <w:sz w:val="24"/>
          <w:szCs w:val="24"/>
        </w:rPr>
        <w:t>.</w:t>
      </w:r>
      <w:r w:rsidR="005A55DE">
        <w:rPr>
          <w:rFonts w:ascii="Times New Roman" w:hAnsi="Times New Roman" w:cs="Times New Roman"/>
          <w:sz w:val="24"/>
          <w:szCs w:val="24"/>
        </w:rPr>
        <w:t xml:space="preserve"> </w:t>
      </w:r>
      <w:r w:rsidR="00E85F97">
        <w:rPr>
          <w:rFonts w:ascii="Times New Roman" w:hAnsi="Times New Roman" w:cs="Times New Roman"/>
          <w:sz w:val="24"/>
          <w:szCs w:val="24"/>
        </w:rPr>
        <w:t>The caudal LPFC</w:t>
      </w:r>
      <w:r w:rsidRPr="00AC5C5E">
        <w:rPr>
          <w:rFonts w:ascii="Times New Roman" w:hAnsi="Times New Roman" w:cs="Times New Roman"/>
          <w:sz w:val="24"/>
          <w:szCs w:val="24"/>
        </w:rPr>
        <w:t xml:space="preserve"> </w:t>
      </w:r>
      <w:r w:rsidR="00E22733">
        <w:rPr>
          <w:rFonts w:ascii="Times New Roman" w:hAnsi="Times New Roman" w:cs="Times New Roman"/>
          <w:sz w:val="24"/>
          <w:szCs w:val="24"/>
        </w:rPr>
        <w:t>also showed</w:t>
      </w:r>
      <w:r w:rsidRPr="00AC5C5E">
        <w:rPr>
          <w:rFonts w:ascii="Times New Roman" w:hAnsi="Times New Roman" w:cs="Times New Roman"/>
          <w:sz w:val="24"/>
          <w:szCs w:val="24"/>
        </w:rPr>
        <w:t xml:space="preserve"> a working</w:t>
      </w:r>
      <w:r w:rsidR="00B11A6C">
        <w:rPr>
          <w:rFonts w:ascii="Times New Roman" w:hAnsi="Times New Roman" w:cs="Times New Roman"/>
          <w:sz w:val="24"/>
          <w:szCs w:val="24"/>
        </w:rPr>
        <w:t xml:space="preserve"> memory load-dependent effect</w:t>
      </w:r>
      <w:r w:rsidRPr="00AC5C5E">
        <w:rPr>
          <w:rFonts w:ascii="Times New Roman" w:hAnsi="Times New Roman" w:cs="Times New Roman"/>
          <w:sz w:val="24"/>
          <w:szCs w:val="24"/>
        </w:rPr>
        <w:t xml:space="preserve">, whereas the </w:t>
      </w:r>
      <w:r w:rsidR="00E26D02" w:rsidRPr="00AC5C5E">
        <w:rPr>
          <w:rFonts w:ascii="Times New Roman" w:hAnsi="Times New Roman" w:cs="Times New Roman"/>
          <w:sz w:val="24"/>
          <w:szCs w:val="24"/>
        </w:rPr>
        <w:t>rostral</w:t>
      </w:r>
      <w:r w:rsidRPr="00AC5C5E">
        <w:rPr>
          <w:rFonts w:ascii="Times New Roman" w:hAnsi="Times New Roman" w:cs="Times New Roman"/>
          <w:sz w:val="24"/>
          <w:szCs w:val="24"/>
        </w:rPr>
        <w:t xml:space="preserve"> LPFC was </w:t>
      </w:r>
      <w:r w:rsidR="00E26D02" w:rsidRPr="00AC5C5E">
        <w:rPr>
          <w:rFonts w:ascii="Times New Roman" w:hAnsi="Times New Roman" w:cs="Times New Roman"/>
          <w:sz w:val="24"/>
          <w:szCs w:val="24"/>
        </w:rPr>
        <w:t>not</w:t>
      </w:r>
      <w:r w:rsidR="00B11A6C">
        <w:rPr>
          <w:rFonts w:ascii="Times New Roman" w:hAnsi="Times New Roman" w:cs="Times New Roman"/>
          <w:sz w:val="24"/>
          <w:szCs w:val="24"/>
        </w:rPr>
        <w:t xml:space="preserve"> </w:t>
      </w:r>
      <w:r w:rsidR="00B11A6C">
        <w:rPr>
          <w:rFonts w:ascii="Times New Roman" w:hAnsi="Times New Roman" w:cs="Times New Roman"/>
          <w:sz w:val="24"/>
          <w:szCs w:val="24"/>
        </w:rPr>
        <w:fldChar w:fldCharType="begin"/>
      </w:r>
      <w:r w:rsidR="00B11A6C">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B11A6C">
        <w:rPr>
          <w:rFonts w:ascii="Times New Roman" w:hAnsi="Times New Roman" w:cs="Times New Roman"/>
          <w:sz w:val="24"/>
          <w:szCs w:val="24"/>
        </w:rPr>
        <w:fldChar w:fldCharType="separate"/>
      </w:r>
      <w:r w:rsidR="00B11A6C">
        <w:rPr>
          <w:rFonts w:ascii="Times New Roman" w:hAnsi="Times New Roman" w:cs="Times New Roman"/>
          <w:noProof/>
          <w:sz w:val="24"/>
          <w:szCs w:val="24"/>
        </w:rPr>
        <w:t>(</w:t>
      </w:r>
      <w:hyperlink w:anchor="_ENREF_45" w:tooltip="Rottschy, 2012 #699" w:history="1">
        <w:r w:rsidR="00EE0723">
          <w:rPr>
            <w:rFonts w:ascii="Times New Roman" w:hAnsi="Times New Roman" w:cs="Times New Roman"/>
            <w:noProof/>
            <w:sz w:val="24"/>
            <w:szCs w:val="24"/>
          </w:rPr>
          <w:t>Rottschy et al., 2012</w:t>
        </w:r>
      </w:hyperlink>
      <w:r w:rsidR="00B11A6C">
        <w:rPr>
          <w:rFonts w:ascii="Times New Roman" w:hAnsi="Times New Roman" w:cs="Times New Roman"/>
          <w:noProof/>
          <w:sz w:val="24"/>
          <w:szCs w:val="24"/>
        </w:rPr>
        <w:t>)</w:t>
      </w:r>
      <w:r w:rsidR="00B11A6C">
        <w:rPr>
          <w:rFonts w:ascii="Times New Roman" w:hAnsi="Times New Roman" w:cs="Times New Roman"/>
          <w:sz w:val="24"/>
          <w:szCs w:val="24"/>
        </w:rPr>
        <w:fldChar w:fldCharType="end"/>
      </w:r>
      <w:r w:rsidR="00E26D02" w:rsidRPr="00AC5C5E">
        <w:rPr>
          <w:rFonts w:ascii="Times New Roman" w:hAnsi="Times New Roman" w:cs="Times New Roman"/>
          <w:sz w:val="24"/>
          <w:szCs w:val="24"/>
        </w:rPr>
        <w:t>. This</w:t>
      </w:r>
      <w:r w:rsidRPr="00AC5C5E">
        <w:rPr>
          <w:rFonts w:ascii="Times New Roman" w:hAnsi="Times New Roman" w:cs="Times New Roman"/>
          <w:sz w:val="24"/>
          <w:szCs w:val="24"/>
        </w:rPr>
        <w:t xml:space="preserve"> may indicate that the caudal LPFC was directly involved in </w:t>
      </w:r>
      <w:r w:rsidR="00E26D02" w:rsidRPr="00AC5C5E">
        <w:rPr>
          <w:rFonts w:ascii="Times New Roman" w:hAnsi="Times New Roman" w:cs="Times New Roman"/>
          <w:sz w:val="24"/>
          <w:szCs w:val="24"/>
        </w:rPr>
        <w:t>manipulating</w:t>
      </w:r>
      <w:r w:rsidRPr="00AC5C5E">
        <w:rPr>
          <w:rFonts w:ascii="Times New Roman" w:hAnsi="Times New Roman" w:cs="Times New Roman"/>
          <w:sz w:val="24"/>
          <w:szCs w:val="24"/>
        </w:rPr>
        <w:t xml:space="preserve"> the working memory storage.</w:t>
      </w:r>
      <w:r w:rsidR="005A55DE">
        <w:rPr>
          <w:rFonts w:ascii="Times New Roman" w:hAnsi="Times New Roman" w:cs="Times New Roman"/>
          <w:sz w:val="24"/>
          <w:szCs w:val="24"/>
        </w:rPr>
        <w:t xml:space="preserve"> </w:t>
      </w:r>
      <w:r w:rsidRPr="00AC5C5E">
        <w:rPr>
          <w:rFonts w:ascii="Times New Roman" w:hAnsi="Times New Roman" w:cs="Times New Roman"/>
          <w:sz w:val="24"/>
          <w:szCs w:val="24"/>
        </w:rPr>
        <w:t>Ea</w:t>
      </w:r>
      <w:r w:rsidR="00E26D02">
        <w:rPr>
          <w:rFonts w:ascii="Times New Roman" w:hAnsi="Times New Roman" w:cs="Times New Roman"/>
          <w:sz w:val="24"/>
          <w:szCs w:val="24"/>
        </w:rPr>
        <w:t>r</w:t>
      </w:r>
      <w:r w:rsidRPr="00AC5C5E">
        <w:rPr>
          <w:rFonts w:ascii="Times New Roman" w:hAnsi="Times New Roman" w:cs="Times New Roman"/>
          <w:sz w:val="24"/>
          <w:szCs w:val="24"/>
        </w:rPr>
        <w:t xml:space="preserve">lier study showed the activation in caudal LPFC regions negatively correlated with the disorganization syndrome score of </w:t>
      </w:r>
      <w:r w:rsidR="00E26D02" w:rsidRPr="00AC5C5E">
        <w:rPr>
          <w:rFonts w:ascii="Times New Roman" w:hAnsi="Times New Roman" w:cs="Times New Roman"/>
          <w:sz w:val="24"/>
          <w:szCs w:val="24"/>
        </w:rPr>
        <w:t>patients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 </w:instrTex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EN.CITE.DATA </w:instrText>
      </w:r>
      <w:r w:rsidR="00E54E9F">
        <w:rPr>
          <w:rFonts w:ascii="Times New Roman" w:hAnsi="Times New Roman" w:cs="Times New Roman"/>
          <w:sz w:val="24"/>
          <w:szCs w:val="24"/>
        </w:rPr>
      </w:r>
      <w:r w:rsidR="00E54E9F">
        <w:rPr>
          <w:rFonts w:ascii="Times New Roman" w:hAnsi="Times New Roman" w:cs="Times New Roman"/>
          <w:sz w:val="24"/>
          <w:szCs w:val="24"/>
        </w:rPr>
        <w:fldChar w:fldCharType="end"/>
      </w:r>
      <w:r w:rsidR="00E54E9F">
        <w:rPr>
          <w:rFonts w:ascii="Times New Roman" w:hAnsi="Times New Roman" w:cs="Times New Roman"/>
          <w:sz w:val="24"/>
          <w:szCs w:val="24"/>
        </w:rPr>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5" w:tooltip="Barbalat, 2009 #1838" w:history="1">
        <w:r w:rsidR="00EE0723">
          <w:rPr>
            <w:rFonts w:ascii="Times New Roman" w:hAnsi="Times New Roman" w:cs="Times New Roman"/>
            <w:noProof/>
            <w:sz w:val="24"/>
            <w:szCs w:val="24"/>
          </w:rPr>
          <w:t>Barbalat et al., 2009</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Pr="00AC5C5E">
        <w:rPr>
          <w:rFonts w:ascii="Times New Roman" w:hAnsi="Times New Roman" w:cs="Times New Roman"/>
          <w:sz w:val="24"/>
          <w:szCs w:val="24"/>
        </w:rPr>
        <w:t xml:space="preserve">. Although these findings are under the context of </w:t>
      </w:r>
      <w:r w:rsidR="00E26D02" w:rsidRPr="00AC5C5E">
        <w:rPr>
          <w:rFonts w:ascii="Times New Roman" w:hAnsi="Times New Roman" w:cs="Times New Roman"/>
          <w:sz w:val="24"/>
          <w:szCs w:val="24"/>
        </w:rPr>
        <w:t>cognition</w:t>
      </w:r>
      <w:r w:rsidRPr="00AC5C5E">
        <w:rPr>
          <w:rFonts w:ascii="Times New Roman" w:hAnsi="Times New Roman" w:cs="Times New Roman"/>
          <w:sz w:val="24"/>
          <w:szCs w:val="24"/>
        </w:rPr>
        <w:t xml:space="preserve"> control, there might be similar effect in working memory </w:t>
      </w:r>
      <w:r w:rsidR="004D091F" w:rsidRPr="00AC5C5E">
        <w:rPr>
          <w:rFonts w:ascii="Times New Roman" w:hAnsi="Times New Roman" w:cs="Times New Roman"/>
          <w:sz w:val="24"/>
          <w:szCs w:val="24"/>
        </w:rPr>
        <w:t>because</w:t>
      </w:r>
      <w:r w:rsidRPr="00AC5C5E">
        <w:rPr>
          <w:rFonts w:ascii="Times New Roman" w:hAnsi="Times New Roman" w:cs="Times New Roman"/>
          <w:sz w:val="24"/>
          <w:szCs w:val="24"/>
        </w:rPr>
        <w:t xml:space="preserve"> LPFC belong to a common network subserving a wide domain of cognitive tasks </w:t>
      </w:r>
      <w:r w:rsidR="00E26D02" w:rsidRPr="00AC5C5E">
        <w:rPr>
          <w:rFonts w:ascii="Times New Roman" w:hAnsi="Times New Roman" w:cs="Times New Roman"/>
          <w:sz w:val="24"/>
          <w:szCs w:val="24"/>
        </w:rPr>
        <w:t>including</w:t>
      </w:r>
      <w:r w:rsidRPr="00AC5C5E">
        <w:rPr>
          <w:rFonts w:ascii="Times New Roman" w:hAnsi="Times New Roman" w:cs="Times New Roman"/>
          <w:sz w:val="24"/>
          <w:szCs w:val="24"/>
        </w:rPr>
        <w:t xml:space="preserve"> working memory</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 </w:instrTex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EN.CITE.DATA </w:instrText>
      </w:r>
      <w:r w:rsidR="007B4592">
        <w:rPr>
          <w:rFonts w:ascii="Times New Roman" w:hAnsi="Times New Roman" w:cs="Times New Roman"/>
          <w:sz w:val="24"/>
          <w:szCs w:val="24"/>
        </w:rPr>
      </w:r>
      <w:r w:rsidR="007B4592">
        <w:rPr>
          <w:rFonts w:ascii="Times New Roman" w:hAnsi="Times New Roman" w:cs="Times New Roman"/>
          <w:sz w:val="24"/>
          <w:szCs w:val="24"/>
        </w:rPr>
        <w:fldChar w:fldCharType="end"/>
      </w:r>
      <w:r w:rsidR="007B4592">
        <w:rPr>
          <w:rFonts w:ascii="Times New Roman" w:hAnsi="Times New Roman" w:cs="Times New Roman"/>
          <w:sz w:val="24"/>
          <w:szCs w:val="24"/>
        </w:rPr>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13" w:tooltip="Duncan, 2000 #660" w:history="1">
        <w:r w:rsidR="00EE0723">
          <w:rPr>
            <w:rFonts w:ascii="Times New Roman" w:hAnsi="Times New Roman" w:cs="Times New Roman"/>
            <w:noProof/>
            <w:sz w:val="24"/>
            <w:szCs w:val="24"/>
          </w:rPr>
          <w:t>Duncan and Owen, 2000</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Pr="00AC5C5E">
        <w:rPr>
          <w:rFonts w:ascii="Times New Roman" w:hAnsi="Times New Roman" w:cs="Times New Roman"/>
          <w:sz w:val="24"/>
          <w:szCs w:val="24"/>
        </w:rPr>
        <w:t xml:space="preserve">. Our </w:t>
      </w:r>
      <w:r w:rsidR="00DC4D15">
        <w:rPr>
          <w:rFonts w:ascii="Times New Roman" w:hAnsi="Times New Roman" w:cs="Times New Roman"/>
          <w:sz w:val="24"/>
          <w:szCs w:val="24"/>
        </w:rPr>
        <w:t xml:space="preserve">resting state </w:t>
      </w:r>
      <w:r w:rsidRPr="00AC5C5E">
        <w:rPr>
          <w:rFonts w:ascii="Times New Roman" w:hAnsi="Times New Roman" w:cs="Times New Roman"/>
          <w:sz w:val="24"/>
          <w:szCs w:val="24"/>
        </w:rPr>
        <w:t>re</w:t>
      </w:r>
      <w:r w:rsidR="00DC4D15">
        <w:rPr>
          <w:rFonts w:ascii="Times New Roman" w:hAnsi="Times New Roman" w:cs="Times New Roman"/>
          <w:sz w:val="24"/>
          <w:szCs w:val="24"/>
        </w:rPr>
        <w:t>sults su</w:t>
      </w:r>
      <w:r w:rsidR="003857CD">
        <w:rPr>
          <w:rFonts w:ascii="Times New Roman" w:hAnsi="Times New Roman" w:cs="Times New Roman"/>
          <w:sz w:val="24"/>
          <w:szCs w:val="24"/>
        </w:rPr>
        <w:t>ggested</w:t>
      </w:r>
      <w:r w:rsidR="00DC4D15">
        <w:rPr>
          <w:rFonts w:ascii="Times New Roman" w:hAnsi="Times New Roman" w:cs="Times New Roman"/>
          <w:sz w:val="24"/>
          <w:szCs w:val="24"/>
        </w:rPr>
        <w:t xml:space="preserve"> that there might b</w:t>
      </w:r>
      <w:r w:rsidRPr="00AC5C5E">
        <w:rPr>
          <w:rFonts w:ascii="Times New Roman" w:hAnsi="Times New Roman" w:cs="Times New Roman"/>
          <w:sz w:val="24"/>
          <w:szCs w:val="24"/>
        </w:rPr>
        <w:t xml:space="preserve">e dysfunction in the </w:t>
      </w:r>
      <w:r w:rsidR="00E26D02" w:rsidRPr="00AC5C5E">
        <w:rPr>
          <w:rFonts w:ascii="Times New Roman" w:hAnsi="Times New Roman" w:cs="Times New Roman"/>
          <w:sz w:val="24"/>
          <w:szCs w:val="24"/>
        </w:rPr>
        <w:t>caudal</w:t>
      </w:r>
      <w:r w:rsidR="00DC4D15">
        <w:rPr>
          <w:rFonts w:ascii="Times New Roman" w:hAnsi="Times New Roman" w:cs="Times New Roman"/>
          <w:sz w:val="24"/>
          <w:szCs w:val="24"/>
        </w:rPr>
        <w:t xml:space="preserve"> LPFC, which may indicate functional impairment </w:t>
      </w:r>
      <w:r w:rsidRPr="00AC5C5E">
        <w:rPr>
          <w:rFonts w:ascii="Times New Roman" w:hAnsi="Times New Roman" w:cs="Times New Roman"/>
          <w:sz w:val="24"/>
          <w:szCs w:val="24"/>
        </w:rPr>
        <w:t>when processing working memory items. The impairment may propagate down to the other frontal areas in a hierarchical working memory network, as we found a reduced connectivity to the left AI and left IFG</w:t>
      </w:r>
      <w:r w:rsidR="00E60267">
        <w:rPr>
          <w:rFonts w:ascii="Times New Roman" w:hAnsi="Times New Roman" w:cs="Times New Roman"/>
          <w:sz w:val="24"/>
          <w:szCs w:val="24"/>
        </w:rPr>
        <w:t xml:space="preserve">, </w:t>
      </w:r>
      <w:r w:rsidR="005A5444">
        <w:rPr>
          <w:rFonts w:ascii="Times New Roman" w:hAnsi="Times New Roman" w:cs="Times New Roman"/>
          <w:sz w:val="24"/>
          <w:szCs w:val="24"/>
        </w:rPr>
        <w:t xml:space="preserve">two important regions </w:t>
      </w:r>
      <w:r w:rsidR="00E60267">
        <w:rPr>
          <w:rFonts w:ascii="Times New Roman" w:hAnsi="Times New Roman" w:cs="Times New Roman"/>
          <w:sz w:val="24"/>
          <w:szCs w:val="24"/>
        </w:rPr>
        <w:t xml:space="preserve">involved </w:t>
      </w:r>
      <w:r w:rsidR="005A5444">
        <w:rPr>
          <w:rFonts w:ascii="Times New Roman" w:hAnsi="Times New Roman" w:cs="Times New Roman"/>
          <w:sz w:val="24"/>
          <w:szCs w:val="24"/>
        </w:rPr>
        <w:t xml:space="preserve">in working memory. </w:t>
      </w:r>
      <w:r w:rsidR="00A27DC0" w:rsidRPr="00AC5C5E">
        <w:rPr>
          <w:rFonts w:ascii="Times New Roman" w:hAnsi="Times New Roman" w:cs="Times New Roman"/>
          <w:sz w:val="24"/>
          <w:szCs w:val="24"/>
        </w:rPr>
        <w:t xml:space="preserve">The inferior frontal gyrus/anterior insula (IFG/AI) was suggested to be involved in elaborate attentional and </w:t>
      </w:r>
      <w:r w:rsidR="008F2D6F">
        <w:rPr>
          <w:rFonts w:ascii="Times New Roman" w:hAnsi="Times New Roman" w:cs="Times New Roman"/>
          <w:sz w:val="24"/>
          <w:szCs w:val="24"/>
        </w:rPr>
        <w:t>top-down control in adaption to working memory context</w:t>
      </w:r>
      <w:r w:rsidR="00E85F97">
        <w:rPr>
          <w:rFonts w:ascii="Times New Roman" w:hAnsi="Times New Roman" w:cs="Times New Roman"/>
          <w:sz w:val="24"/>
          <w:szCs w:val="24"/>
        </w:rPr>
        <w:t>,</w:t>
      </w:r>
      <w:r w:rsidR="008F2D6F">
        <w:rPr>
          <w:rFonts w:ascii="Times New Roman" w:hAnsi="Times New Roman" w:cs="Times New Roman"/>
          <w:sz w:val="24"/>
          <w:szCs w:val="24"/>
        </w:rPr>
        <w:t xml:space="preserve"> which </w:t>
      </w:r>
      <w:r w:rsidR="00E85F97">
        <w:rPr>
          <w:rFonts w:ascii="Times New Roman" w:hAnsi="Times New Roman" w:cs="Times New Roman"/>
          <w:sz w:val="24"/>
          <w:szCs w:val="24"/>
        </w:rPr>
        <w:t>help to</w:t>
      </w:r>
      <w:r w:rsidR="008F2D6F">
        <w:rPr>
          <w:rFonts w:ascii="Times New Roman" w:hAnsi="Times New Roman" w:cs="Times New Roman"/>
          <w:sz w:val="24"/>
          <w:szCs w:val="24"/>
        </w:rPr>
        <w:t xml:space="preserve"> prepare and update </w:t>
      </w:r>
      <w:r w:rsidR="001A1F26">
        <w:rPr>
          <w:rFonts w:ascii="Times New Roman" w:hAnsi="Times New Roman" w:cs="Times New Roman"/>
          <w:sz w:val="24"/>
          <w:szCs w:val="24"/>
        </w:rPr>
        <w:t xml:space="preserve">the </w:t>
      </w:r>
      <w:r w:rsidR="008F2D6F">
        <w:rPr>
          <w:rFonts w:ascii="Times New Roman" w:hAnsi="Times New Roman" w:cs="Times New Roman"/>
          <w:sz w:val="24"/>
          <w:szCs w:val="24"/>
        </w:rPr>
        <w:t xml:space="preserve">strategies in </w:t>
      </w:r>
      <w:r w:rsidR="00A27DC0" w:rsidRPr="00AC5C5E">
        <w:rPr>
          <w:rFonts w:ascii="Times New Roman" w:hAnsi="Times New Roman" w:cs="Times New Roman"/>
          <w:sz w:val="24"/>
          <w:szCs w:val="24"/>
        </w:rPr>
        <w:t>working memory process</w:t>
      </w:r>
      <w:r w:rsidR="004A0C62">
        <w:rPr>
          <w:rFonts w:ascii="Times New Roman" w:hAnsi="Times New Roman" w:cs="Times New Roman"/>
          <w:sz w:val="24"/>
          <w:szCs w:val="24"/>
        </w:rPr>
        <w:t>ing</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r>
      <w:r w:rsidR="007B4592">
        <w:rPr>
          <w:rFonts w:ascii="Times New Roman" w:hAnsi="Times New Roman" w:cs="Times New Roman"/>
          <w:sz w:val="24"/>
          <w:szCs w:val="24"/>
        </w:rPr>
        <w:instrText xml:space="preserve"> ADDIN EN.CITE &lt;EndNote&gt;&lt;Cite&gt;&lt;Author&gt;Tops&lt;/Author&gt;&lt;Year&gt;2011&lt;/Year&gt;&lt;RecNum&gt;852&lt;/RecNum&gt;&lt;DisplayText&gt;(Tops and Boksem, 2011)&lt;/DisplayText&gt;&lt;record&gt;&lt;rec-number&gt;852&lt;/rec-number&gt;&lt;foreign-keys&gt;&lt;key app="EN" db-id="fsr00z95b0t2ppep50iv5avqt2zf2dr9prxw" timestamp="1446619493"&gt;852&lt;/key&gt;&lt;key app="ENWeb" db-id=""&gt;0&lt;/key&gt;&lt;/foreign-keys&gt;&lt;ref-type name="Journal Article"&gt;17&lt;/ref-type&gt;&lt;contributors&gt;&lt;authors&gt;&lt;author&gt;Tops, M.&lt;/author&gt;&lt;author&gt;Boksem, M. A.&lt;/author&gt;&lt;/authors&gt;&lt;/contributors&gt;&lt;auth-address&gt;Experimental Psychology, University of Groningen Groningen, Netherlands.&lt;/auth-address&gt;&lt;titles&gt;&lt;title&gt;A potential role of the inferior frontal gyrus and anterior insula in cognitive control, brain rhythms, and event-related potentials&lt;/title&gt;&lt;secondary-title&gt;Front Psychol&lt;/secondary-title&gt;&lt;alt-title&gt;Frontiers in psychology&lt;/alt-title&gt;&lt;/titles&gt;&lt;periodical&gt;&lt;full-title&gt;Front Psychol&lt;/full-title&gt;&lt;abbr-1&gt;Frontiers in psychology&lt;/abbr-1&gt;&lt;/periodical&gt;&lt;alt-periodical&gt;&lt;full-title&gt;Front Psychol&lt;/full-title&gt;&lt;abbr-1&gt;Frontiers in psychology&lt;/abbr-1&gt;&lt;/alt-periodical&gt;&lt;pages&gt;330&lt;/pages&gt;&lt;volume&gt;2&lt;/volume&gt;&lt;dates&gt;&lt;year&gt;2011&lt;/year&gt;&lt;/dates&gt;&lt;isbn&gt;1664-1078 (Electronic)&amp;#xD;1664-1078 (Linking)&lt;/isbn&gt;&lt;accession-num&gt;22084637&lt;/accession-num&gt;&lt;urls&gt;&lt;related-urls&gt;&lt;url&gt;http://www.ncbi.nlm.nih.gov/pubmed/22084637&lt;/url&gt;&lt;/related-urls&gt;&lt;/urls&gt;&lt;custom2&gt;3212750&lt;/custom2&gt;&lt;electronic-resource-num&gt;10.3389/fpsyg.2011.00330&lt;/electronic-resource-num&gt;&lt;/record&gt;&lt;/Cite&gt;&lt;/EndNote&gt;</w:instrText>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53" w:tooltip="Tops, 2011 #852" w:history="1">
        <w:r w:rsidR="00EE0723">
          <w:rPr>
            <w:rFonts w:ascii="Times New Roman" w:hAnsi="Times New Roman" w:cs="Times New Roman"/>
            <w:noProof/>
            <w:sz w:val="24"/>
            <w:szCs w:val="24"/>
          </w:rPr>
          <w:t>Tops and Boksem, 2011</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00A27DC0" w:rsidRPr="00AC5C5E">
        <w:rPr>
          <w:rFonts w:ascii="Times New Roman" w:hAnsi="Times New Roman" w:cs="Times New Roman"/>
          <w:sz w:val="24"/>
          <w:szCs w:val="24"/>
        </w:rPr>
        <w:t xml:space="preserve">. </w:t>
      </w:r>
      <w:r w:rsidR="00B82A83">
        <w:rPr>
          <w:rFonts w:ascii="Times New Roman" w:hAnsi="Times New Roman" w:cs="Times New Roman" w:hint="eastAsia"/>
          <w:sz w:val="24"/>
          <w:szCs w:val="24"/>
        </w:rPr>
        <w:t>V</w:t>
      </w:r>
      <w:r w:rsidR="00A27DC0" w:rsidRPr="00AC5C5E">
        <w:rPr>
          <w:rFonts w:ascii="Times New Roman" w:hAnsi="Times New Roman" w:cs="Times New Roman"/>
          <w:sz w:val="24"/>
          <w:szCs w:val="24"/>
        </w:rPr>
        <w:t>entral cortico-limbic control pathways that include the IFG/AI, may adapt to working memory context that differ in the level of predictability.</w:t>
      </w:r>
      <w:r w:rsidR="00A27DC0">
        <w:rPr>
          <w:rFonts w:ascii="Times New Roman" w:hAnsi="Times New Roman" w:cs="Times New Roman"/>
          <w:sz w:val="24"/>
          <w:szCs w:val="24"/>
        </w:rPr>
        <w:t xml:space="preserve"> </w:t>
      </w:r>
      <w:r w:rsidR="00400DAB">
        <w:rPr>
          <w:rFonts w:ascii="Times New Roman" w:hAnsi="Times New Roman" w:cs="Times New Roman"/>
          <w:sz w:val="24"/>
          <w:szCs w:val="24"/>
        </w:rPr>
        <w:t>Meta-analysis has find consistent activation in bilateral mid-ventrolateral prefrontal cortex (BA45, 47) within different N-back tasks, which suggested a modality independent involvement in working memory</w:t>
      </w:r>
      <w:r w:rsidR="004676ED">
        <w:rPr>
          <w:rFonts w:ascii="Times New Roman" w:hAnsi="Times New Roman" w:cs="Times New Roman"/>
          <w:sz w:val="24"/>
          <w:szCs w:val="24"/>
        </w:rPr>
        <w:t xml:space="preserve"> </w:t>
      </w:r>
      <w:r w:rsidR="004676ED">
        <w:rPr>
          <w:rFonts w:ascii="Times New Roman" w:hAnsi="Times New Roman" w:cs="Times New Roman"/>
          <w:sz w:val="24"/>
          <w:szCs w:val="24"/>
        </w:rPr>
        <w:fldChar w:fldCharType="begin"/>
      </w:r>
      <w:r w:rsidR="004676ED">
        <w:rPr>
          <w:rFonts w:ascii="Times New Roman" w:hAnsi="Times New Roman" w:cs="Times New Roman"/>
          <w:sz w:val="24"/>
          <w:szCs w:val="24"/>
        </w:rPr>
        <w:instrText xml:space="preserve"> ADDIN EN.CITE &lt;EndNote&gt;&lt;Cite&gt;&lt;Author&gt;Owen&lt;/Author&gt;&lt;Year&gt;2005&lt;/Year&gt;&lt;RecNum&gt;598&lt;/RecNum&gt;&lt;DisplayText&gt;(Owen et al., 2005)&lt;/DisplayText&gt;&lt;record&gt;&lt;rec-number&gt;598&lt;/rec-number&gt;&lt;foreign-keys&gt;&lt;key app="EN" db-id="fsr00z95b0t2ppep50iv5avqt2zf2dr9prxw" timestamp="1429709908"&gt;598&lt;/key&gt;&lt;/foreign-keys&gt;&lt;ref-type name="Journal Article"&gt;17&lt;/ref-type&gt;&lt;contributors&gt;&lt;authors&gt;&lt;author&gt;Owen, A. M.&lt;/author&gt;&lt;author&gt;McMillan, K. M.&lt;/author&gt;&lt;author&gt;Laird, A. R.&lt;/author&gt;&lt;author&gt;Bullmore, E.&lt;/author&gt;&lt;/authors&gt;&lt;/contributors&gt;&lt;auth-address&gt;MRC Cognition and Brain Sciences Unit, Cambridge, United Kingdom.&lt;/auth-address&gt;&lt;titles&gt;&lt;title&gt;N-back working memory paradigm: a meta-analysis of normative functional neuroimaging studies&lt;/title&gt;&lt;secondary-title&gt;Hum Brain Mapp&lt;/secondary-title&gt;&lt;alt-title&gt;Human brain mapping&lt;/alt-title&gt;&lt;/titles&gt;&lt;periodical&gt;&lt;full-title&gt;Hum Brain Mapp&lt;/full-title&gt;&lt;abbr-1&gt;Human brain mapping&lt;/abbr-1&gt;&lt;/periodical&gt;&lt;alt-periodical&gt;&lt;full-title&gt;Hum Brain Mapp&lt;/full-title&gt;&lt;abbr-1&gt;Human brain mapping&lt;/abbr-1&gt;&lt;/alt-periodical&gt;&lt;pages&gt;46-59&lt;/pages&gt;&lt;volume&gt;25&lt;/volume&gt;&lt;number&gt;1&lt;/number&gt;&lt;keywords&gt;&lt;keyword&gt;Brain/*physiology&lt;/keyword&gt;&lt;keyword&gt;Diagnostic Imaging/*methods/statistics &amp;amp; numerical data&lt;/keyword&gt;&lt;keyword&gt;Humans&lt;/keyword&gt;&lt;keyword&gt;Memory/*physiology&lt;/keyword&gt;&lt;keyword&gt;*Meta-Analysis as Topic&lt;/keyword&gt;&lt;keyword&gt;Psychomotor Performance/*physiology&lt;/keyword&gt;&lt;/keywords&gt;&lt;dates&gt;&lt;year&gt;2005&lt;/year&gt;&lt;pub-dates&gt;&lt;date&gt;May&lt;/date&gt;&lt;/pub-dates&gt;&lt;/dates&gt;&lt;isbn&gt;1065-9471 (Print)&amp;#xD;1065-9471 (Linking)&lt;/isbn&gt;&lt;accession-num&gt;15846822&lt;/accession-num&gt;&lt;urls&gt;&lt;related-urls&gt;&lt;url&gt;http://www.ncbi.nlm.nih.gov/pubmed/15846822&lt;/url&gt;&lt;url&gt;http://onlinelibrary.wiley.com/doi/10.1002/hbm.20131/abstract&lt;/url&gt;&lt;/related-urls&gt;&lt;/urls&gt;&lt;electronic-resource-num&gt;10.1002/hbm.20131&lt;/electronic-resource-num&gt;&lt;/record&gt;&lt;/Cite&gt;&lt;/EndNote&gt;</w:instrText>
      </w:r>
      <w:r w:rsidR="004676ED">
        <w:rPr>
          <w:rFonts w:ascii="Times New Roman" w:hAnsi="Times New Roman" w:cs="Times New Roman"/>
          <w:sz w:val="24"/>
          <w:szCs w:val="24"/>
        </w:rPr>
        <w:fldChar w:fldCharType="separate"/>
      </w:r>
      <w:r w:rsidR="004676ED">
        <w:rPr>
          <w:rFonts w:ascii="Times New Roman" w:hAnsi="Times New Roman" w:cs="Times New Roman"/>
          <w:noProof/>
          <w:sz w:val="24"/>
          <w:szCs w:val="24"/>
        </w:rPr>
        <w:t>(</w:t>
      </w:r>
      <w:hyperlink w:anchor="_ENREF_36" w:tooltip="Owen, 2005 #598" w:history="1">
        <w:r w:rsidR="00EE0723">
          <w:rPr>
            <w:rFonts w:ascii="Times New Roman" w:hAnsi="Times New Roman" w:cs="Times New Roman"/>
            <w:noProof/>
            <w:sz w:val="24"/>
            <w:szCs w:val="24"/>
          </w:rPr>
          <w:t xml:space="preserve">Owen et al., </w:t>
        </w:r>
        <w:r w:rsidR="00EE0723">
          <w:rPr>
            <w:rFonts w:ascii="Times New Roman" w:hAnsi="Times New Roman" w:cs="Times New Roman"/>
            <w:noProof/>
            <w:sz w:val="24"/>
            <w:szCs w:val="24"/>
          </w:rPr>
          <w:lastRenderedPageBreak/>
          <w:t>2005</w:t>
        </w:r>
      </w:hyperlink>
      <w:r w:rsidR="004676ED">
        <w:rPr>
          <w:rFonts w:ascii="Times New Roman" w:hAnsi="Times New Roman" w:cs="Times New Roman"/>
          <w:noProof/>
          <w:sz w:val="24"/>
          <w:szCs w:val="24"/>
        </w:rPr>
        <w:t>)</w:t>
      </w:r>
      <w:r w:rsidR="004676ED">
        <w:rPr>
          <w:rFonts w:ascii="Times New Roman" w:hAnsi="Times New Roman" w:cs="Times New Roman"/>
          <w:sz w:val="24"/>
          <w:szCs w:val="24"/>
        </w:rPr>
        <w:fldChar w:fldCharType="end"/>
      </w:r>
      <w:r w:rsidR="00400DAB">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PEVuZE5vdGU+PENpdGU+PEF1dGhvcj5DYXJwZW50ZXI8L0F1dGhvcj48WWVhcj4yMDAwPC9ZZWFy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</w:fldData>
        </w:fldChar>
      </w:r>
      <w:r w:rsidR="00EE0723">
        <w:rPr>
          <w:rFonts w:ascii="Times New Roman" w:hAnsi="Times New Roman" w:cs="Times New Roman"/>
          <w:sz w:val="24"/>
          <w:szCs w:val="24"/>
        </w:rPr>
        <w:instrText xml:space="preserve"> ADDIN EN.CITE </w:instrText>
      </w:r>
      <w:r w:rsidR="00EE0723">
        <w:rPr>
          <w:rFonts w:ascii="Times New Roman" w:hAnsi="Times New Roman" w:cs="Times New Roman"/>
          <w:sz w:val="24"/>
          <w:szCs w:val="24"/>
        </w:rPr>
        <w:fldChar w:fldCharType="begin">
          <w:fldData xml:space="preserve">PEVuZE5vdGU+PENpdGU+PEF1dGhvcj5DYXJwZW50ZXI8L0F1dGhvcj48WWVhcj4yMDAwPC9ZZWFy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</w:fldData>
        </w:fldChar>
      </w:r>
      <w:r w:rsidR="00EE0723">
        <w:rPr>
          <w:rFonts w:ascii="Times New Roman" w:hAnsi="Times New Roman" w:cs="Times New Roman"/>
          <w:sz w:val="24"/>
          <w:szCs w:val="24"/>
        </w:rPr>
        <w:instrText xml:space="preserve"> ADDIN EN.CITE.DATA </w:instrText>
      </w:r>
      <w:r w:rsidR="00EE0723">
        <w:rPr>
          <w:rFonts w:ascii="Times New Roman" w:hAnsi="Times New Roman" w:cs="Times New Roman"/>
          <w:sz w:val="24"/>
          <w:szCs w:val="24"/>
        </w:rPr>
      </w:r>
      <w:r w:rsidR="00EE0723">
        <w:rPr>
          <w:rFonts w:ascii="Times New Roman" w:hAnsi="Times New Roman" w:cs="Times New Roman"/>
          <w:sz w:val="24"/>
          <w:szCs w:val="24"/>
        </w:rPr>
        <w:fldChar w:fldCharType="end"/>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8" w:tooltip="Carpenter, 2000 #710" w:history="1">
        <w:r w:rsidR="00EE0723">
          <w:rPr>
            <w:rFonts w:ascii="Times New Roman" w:hAnsi="Times New Roman" w:cs="Times New Roman"/>
            <w:noProof/>
            <w:sz w:val="24"/>
            <w:szCs w:val="24"/>
          </w:rPr>
          <w:t>Carpenter et al., 2000</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400DAB" w:rsidRPr="00A27DC0">
        <w:rPr>
          <w:rFonts w:ascii="Times New Roman" w:hAnsi="Times New Roman" w:cs="Times New Roman"/>
          <w:sz w:val="24"/>
          <w:szCs w:val="24"/>
        </w:rPr>
        <w:t xml:space="preserve"> </w:t>
      </w:r>
      <w:r w:rsidR="00353447">
        <w:rPr>
          <w:rFonts w:ascii="Times New Roman" w:hAnsi="Times New Roman" w:cs="Times New Roman"/>
          <w:sz w:val="24"/>
          <w:szCs w:val="24"/>
        </w:rPr>
        <w:t>suggested</w:t>
      </w:r>
      <w:r w:rsidR="00400DAB" w:rsidRPr="00A27DC0">
        <w:rPr>
          <w:rFonts w:ascii="Times New Roman" w:hAnsi="Times New Roman" w:cs="Times New Roman"/>
          <w:sz w:val="24"/>
          <w:szCs w:val="24"/>
        </w:rPr>
        <w:t xml:space="preserve"> that the mid-ventrolateral region (Brodmann’s area [BA] 45/47) supports the organization of response sequences based on information  retr</w:t>
      </w:r>
      <w:r w:rsidR="00353447">
        <w:rPr>
          <w:rFonts w:ascii="Times New Roman" w:hAnsi="Times New Roman" w:cs="Times New Roman"/>
          <w:sz w:val="24"/>
          <w:szCs w:val="24"/>
        </w:rPr>
        <w:t>ieved  from  posterior  areas</w:t>
      </w:r>
      <w:r w:rsidR="00400DAB" w:rsidRPr="00A27DC0">
        <w:rPr>
          <w:rFonts w:ascii="Times New Roman" w:hAnsi="Times New Roman" w:cs="Times New Roman"/>
          <w:sz w:val="24"/>
          <w:szCs w:val="24"/>
        </w:rPr>
        <w:t>.</w:t>
      </w:r>
      <w:r w:rsidR="00400DAB">
        <w:rPr>
          <w:rFonts w:ascii="Times New Roman" w:hAnsi="Times New Roman" w:cs="Times New Roman"/>
          <w:sz w:val="24"/>
          <w:szCs w:val="24"/>
        </w:rPr>
        <w:t xml:space="preserve"> Specifically, t</w:t>
      </w:r>
      <w:r w:rsidR="00A27DC0" w:rsidRPr="00A27DC0">
        <w:rPr>
          <w:rFonts w:ascii="Times New Roman" w:hAnsi="Times New Roman" w:cs="Times New Roman"/>
          <w:sz w:val="24"/>
          <w:szCs w:val="24"/>
        </w:rPr>
        <w:t xml:space="preserve">he inhibitory processes appear to be mediated by area 45 (left lateral prefrontal structures) </w:t>
      </w:r>
      <w:r w:rsidR="006C4E69">
        <w:rPr>
          <w:rFonts w:ascii="Times New Roman" w:hAnsi="Times New Roman" w:cs="Times New Roman"/>
          <w:sz w:val="24"/>
          <w:szCs w:val="24"/>
        </w:rPr>
        <w:t>in working memory tasks</w:t>
      </w:r>
      <w:r w:rsidR="00DE38C2">
        <w:rPr>
          <w:rFonts w:ascii="Times New Roman" w:hAnsi="Times New Roman" w:cs="Times New Roman"/>
          <w:sz w:val="24"/>
          <w:szCs w:val="24"/>
        </w:rPr>
        <w:t xml:space="preserve"> </w:t>
      </w:r>
      <w:r w:rsidR="00DE38C2">
        <w:rPr>
          <w:rFonts w:ascii="Times New Roman" w:hAnsi="Times New Roman" w:cs="Times New Roman"/>
          <w:sz w:val="24"/>
          <w:szCs w:val="24"/>
        </w:rPr>
        <w:fldChar w:fldCharType="begin"/>
      </w:r>
      <w:r w:rsidR="00DE38C2">
        <w:rPr>
          <w:rFonts w:ascii="Times New Roman" w:hAnsi="Times New Roman" w:cs="Times New Roman"/>
          <w:sz w:val="24"/>
          <w:szCs w:val="24"/>
        </w:rPr>
        <w:instrText xml:space="preserve"> ADDIN EN.CITE &lt;EndNote&gt;&lt;Cite&gt;&lt;Author&gt;Jonides&lt;/Author&gt;&lt;Year&gt;1998&lt;/Year&gt;&lt;RecNum&gt;846&lt;/RecNum&gt;&lt;DisplayText&gt;(Jonides et al., 1998)&lt;/DisplayText&gt;&lt;record&gt;&lt;rec-number&gt;846&lt;/rec-number&gt;&lt;foreign-keys&gt;&lt;key app="EN" db-id="fsr00z95b0t2ppep50iv5avqt2zf2dr9prxw" timestamp="1446206013"&gt;846&lt;/key&gt;&lt;/foreign-keys&gt;&lt;ref-type name="Journal Article"&gt;17&lt;/ref-type&gt;&lt;contributors&gt;&lt;authors&gt;&lt;author&gt;Jonides, J.&lt;/author&gt;&lt;author&gt;Smith, E. E.&lt;/author&gt;&lt;author&gt;Marshuetz, C.&lt;/author&gt;&lt;author&gt;Koeppe, R. A.&lt;/author&gt;&lt;author&gt;Reuter-Lorenz, P. A.&lt;/author&gt;&lt;/authors&gt;&lt;/contributors&gt;&lt;auth-address&gt;Department of Psychology, University of Michigan, Ann Arbor, MI 48109, USA. jjonides@umich.edu&lt;/auth-address&gt;&lt;titles&gt;&lt;title&gt;Inhibition in verbal working memory revealed by brain activation&lt;/title&gt;&lt;secondary-title&gt;Proc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8410-3&lt;/pages&gt;&lt;volume&gt;95&lt;/volume&gt;&lt;number&gt;14&lt;/number&gt;&lt;keywords&gt;&lt;keyword&gt;Adult&lt;/keyword&gt;&lt;keyword&gt;Brain/*physiology&lt;/keyword&gt;&lt;keyword&gt;Humans&lt;/keyword&gt;&lt;keyword&gt;Memory/*physiology&lt;/keyword&gt;&lt;/keywords&gt;&lt;dates&gt;&lt;year&gt;1998&lt;/year&gt;&lt;pub-dates&gt;&lt;date&gt;Jul 7&lt;/date&gt;&lt;/pub-dates&gt;&lt;/dates&gt;&lt;isbn&gt;0027-8424 (Print)&amp;#xD;0027-8424 (Linking)&lt;/isbn&gt;&lt;accession-num&gt;9653200&lt;/accession-num&gt;&lt;urls&gt;&lt;related-urls&gt;&lt;url&gt;http://www.ncbi.nlm.nih.gov/pubmed/9653200&lt;/url&gt;&lt;url&gt;http://www.ncbi.nlm.nih.gov/pmc/articles/PMC20989/pdf/pq008410.pdf&lt;/url&gt;&lt;/related-urls&gt;&lt;/urls&gt;&lt;custom2&gt;20989&lt;/custom2&gt;&lt;/record&gt;&lt;/Cite&gt;&lt;/EndNote&gt;</w:instrText>
      </w:r>
      <w:r w:rsidR="00DE38C2">
        <w:rPr>
          <w:rFonts w:ascii="Times New Roman" w:hAnsi="Times New Roman" w:cs="Times New Roman"/>
          <w:sz w:val="24"/>
          <w:szCs w:val="24"/>
        </w:rPr>
        <w:fldChar w:fldCharType="separate"/>
      </w:r>
      <w:r w:rsidR="00DE38C2">
        <w:rPr>
          <w:rFonts w:ascii="Times New Roman" w:hAnsi="Times New Roman" w:cs="Times New Roman"/>
          <w:noProof/>
          <w:sz w:val="24"/>
          <w:szCs w:val="24"/>
        </w:rPr>
        <w:t>(</w:t>
      </w:r>
      <w:hyperlink w:anchor="_ENREF_28" w:tooltip="Jonides, 1998 #846" w:history="1">
        <w:r w:rsidR="00EE0723">
          <w:rPr>
            <w:rFonts w:ascii="Times New Roman" w:hAnsi="Times New Roman" w:cs="Times New Roman"/>
            <w:noProof/>
            <w:sz w:val="24"/>
            <w:szCs w:val="24"/>
          </w:rPr>
          <w:t>Jonides et al., 1998</w:t>
        </w:r>
      </w:hyperlink>
      <w:r w:rsidR="00DE38C2">
        <w:rPr>
          <w:rFonts w:ascii="Times New Roman" w:hAnsi="Times New Roman" w:cs="Times New Roman"/>
          <w:noProof/>
          <w:sz w:val="24"/>
          <w:szCs w:val="24"/>
        </w:rPr>
        <w:t>)</w:t>
      </w:r>
      <w:r w:rsidR="00DE38C2">
        <w:rPr>
          <w:rFonts w:ascii="Times New Roman" w:hAnsi="Times New Roman" w:cs="Times New Roman"/>
          <w:sz w:val="24"/>
          <w:szCs w:val="24"/>
        </w:rPr>
        <w:fldChar w:fldCharType="end"/>
      </w:r>
      <w:r w:rsidR="006C4E69">
        <w:rPr>
          <w:rFonts w:ascii="Times New Roman" w:hAnsi="Times New Roman" w:cs="Times New Roman"/>
          <w:sz w:val="24"/>
          <w:szCs w:val="24"/>
        </w:rPr>
        <w:t xml:space="preserve">. </w:t>
      </w:r>
      <w:r w:rsidR="00400DAB">
        <w:rPr>
          <w:rFonts w:ascii="Times New Roman" w:hAnsi="Times New Roman" w:cs="Times New Roman"/>
          <w:sz w:val="24"/>
          <w:szCs w:val="24"/>
        </w:rPr>
        <w:t>S</w:t>
      </w:r>
      <w:r w:rsidRPr="00AC5C5E">
        <w:rPr>
          <w:rFonts w:ascii="Times New Roman" w:hAnsi="Times New Roman" w:cs="Times New Roman"/>
          <w:sz w:val="24"/>
          <w:szCs w:val="24"/>
        </w:rPr>
        <w:t xml:space="preserve">tudy find the left and right IFG showed a conjunction between working memory and inhibition tasks within subjects, which indicate some component of </w:t>
      </w:r>
      <w:r w:rsidR="00E26D02" w:rsidRPr="00AC5C5E">
        <w:rPr>
          <w:rFonts w:ascii="Times New Roman" w:hAnsi="Times New Roman" w:cs="Times New Roman"/>
          <w:sz w:val="24"/>
          <w:szCs w:val="24"/>
        </w:rPr>
        <w:t>executive</w:t>
      </w:r>
      <w:r w:rsidRPr="00AC5C5E">
        <w:rPr>
          <w:rFonts w:ascii="Times New Roman" w:hAnsi="Times New Roman" w:cs="Times New Roman"/>
          <w:sz w:val="24"/>
          <w:szCs w:val="24"/>
        </w:rPr>
        <w:t xml:space="preserve"> function may </w:t>
      </w:r>
      <w:r w:rsidR="00E26D02" w:rsidRPr="00AC5C5E">
        <w:rPr>
          <w:rFonts w:ascii="Times New Roman" w:hAnsi="Times New Roman" w:cs="Times New Roman"/>
          <w:sz w:val="24"/>
          <w:szCs w:val="24"/>
        </w:rPr>
        <w:t>intera</w:t>
      </w:r>
      <w:r w:rsidR="00500998">
        <w:rPr>
          <w:rFonts w:ascii="Times New Roman" w:hAnsi="Times New Roman" w:cs="Times New Roman"/>
          <w:sz w:val="24"/>
          <w:szCs w:val="24"/>
        </w:rPr>
        <w:t xml:space="preserve">ctive </w:t>
      </w:r>
      <w:r w:rsidRPr="00AC5C5E">
        <w:rPr>
          <w:rFonts w:ascii="Times New Roman" w:hAnsi="Times New Roman" w:cs="Times New Roman"/>
          <w:sz w:val="24"/>
          <w:szCs w:val="24"/>
        </w:rPr>
        <w:t xml:space="preserve">with the working memory </w:t>
      </w:r>
      <w:r w:rsidR="00E26D02" w:rsidRPr="00AC5C5E">
        <w:rPr>
          <w:rFonts w:ascii="Times New Roman" w:hAnsi="Times New Roman" w:cs="Times New Roman"/>
          <w:sz w:val="24"/>
          <w:szCs w:val="24"/>
        </w:rPr>
        <w:t>system</w:t>
      </w:r>
      <w:r w:rsidRPr="00AC5C5E">
        <w:rPr>
          <w:rFonts w:ascii="Times New Roman" w:hAnsi="Times New Roman" w:cs="Times New Roman"/>
          <w:sz w:val="24"/>
          <w:szCs w:val="24"/>
        </w:rPr>
        <w:t xml:space="preserve"> in working memory tasks</w:t>
      </w:r>
      <w:r w:rsidR="001F745D">
        <w:rPr>
          <w:rFonts w:ascii="Times New Roman" w:hAnsi="Times New Roman" w:cs="Times New Roman"/>
          <w:sz w:val="24"/>
          <w:szCs w:val="24"/>
        </w:rPr>
        <w:t xml:space="preserve"> </w: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 </w:instrTex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EN.CITE.DATA </w:instrText>
      </w:r>
      <w:r w:rsidR="001F745D">
        <w:rPr>
          <w:rFonts w:ascii="Times New Roman" w:hAnsi="Times New Roman" w:cs="Times New Roman"/>
          <w:sz w:val="24"/>
          <w:szCs w:val="24"/>
        </w:rPr>
      </w:r>
      <w:r w:rsidR="001F745D">
        <w:rPr>
          <w:rFonts w:ascii="Times New Roman" w:hAnsi="Times New Roman" w:cs="Times New Roman"/>
          <w:sz w:val="24"/>
          <w:szCs w:val="24"/>
        </w:rPr>
        <w:fldChar w:fldCharType="end"/>
      </w:r>
      <w:r w:rsidR="001F745D">
        <w:rPr>
          <w:rFonts w:ascii="Times New Roman" w:hAnsi="Times New Roman" w:cs="Times New Roman"/>
          <w:sz w:val="24"/>
          <w:szCs w:val="24"/>
        </w:rPr>
      </w:r>
      <w:r w:rsidR="001F745D">
        <w:rPr>
          <w:rFonts w:ascii="Times New Roman" w:hAnsi="Times New Roman" w:cs="Times New Roman"/>
          <w:sz w:val="24"/>
          <w:szCs w:val="24"/>
        </w:rPr>
        <w:fldChar w:fldCharType="separate"/>
      </w:r>
      <w:r w:rsidR="001F745D">
        <w:rPr>
          <w:rFonts w:ascii="Times New Roman" w:hAnsi="Times New Roman" w:cs="Times New Roman"/>
          <w:noProof/>
          <w:sz w:val="24"/>
          <w:szCs w:val="24"/>
        </w:rPr>
        <w:t>(</w:t>
      </w:r>
      <w:hyperlink w:anchor="_ENREF_33" w:tooltip="McNab, 2008 #645" w:history="1">
        <w:r w:rsidR="00EE0723">
          <w:rPr>
            <w:rFonts w:ascii="Times New Roman" w:hAnsi="Times New Roman" w:cs="Times New Roman"/>
            <w:noProof/>
            <w:sz w:val="24"/>
            <w:szCs w:val="24"/>
          </w:rPr>
          <w:t>McNab et al., 2008</w:t>
        </w:r>
      </w:hyperlink>
      <w:r w:rsidR="001F745D">
        <w:rPr>
          <w:rFonts w:ascii="Times New Roman" w:hAnsi="Times New Roman" w:cs="Times New Roman"/>
          <w:noProof/>
          <w:sz w:val="24"/>
          <w:szCs w:val="24"/>
        </w:rPr>
        <w:t>)</w:t>
      </w:r>
      <w:r w:rsidR="001F745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4874D8" w:rsidRPr="00AC5C5E">
        <w:rPr>
          <w:rFonts w:ascii="Times New Roman" w:hAnsi="Times New Roman" w:cs="Times New Roman"/>
          <w:sz w:val="24"/>
          <w:szCs w:val="24"/>
        </w:rPr>
        <w:t xml:space="preserve">The </w:t>
      </w:r>
      <w:r w:rsidR="004874D8" w:rsidRPr="004C050F">
        <w:rPr>
          <w:rFonts w:ascii="Times New Roman" w:hAnsi="Times New Roman" w:cs="Times New Roman"/>
          <w:sz w:val="24"/>
          <w:szCs w:val="24"/>
        </w:rPr>
        <w:t>right IFG</w:t>
      </w:r>
      <w:r w:rsidR="004874D8" w:rsidRPr="00AC5C5E">
        <w:rPr>
          <w:rFonts w:ascii="Times New Roman" w:hAnsi="Times New Roman" w:cs="Times New Roman"/>
          <w:sz w:val="24"/>
          <w:szCs w:val="24"/>
        </w:rPr>
        <w:t xml:space="preserve"> has been suggested to perform a general-purpose inhibitory function, and is related to inhibition of irrelevant memory from entering WM </w:t>
      </w:r>
      <w:r w:rsidR="00FF301F">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V09TOjAwMDI3NTQwODIwMDA0NTwvdXJsPjx1cmw+aHR0cDovL2FjLmVscy1jZG4uY29tL1MxMDUz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V09TOjAwMDI3NTQwODIwMDA0NTwvdXJsPjx1cmw+aHR0cDovL2FjLmVscy1jZG4uY29tL1MxMDUz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FF301F">
        <w:rPr>
          <w:rFonts w:ascii="Times New Roman" w:hAnsi="Times New Roman" w:cs="Times New Roman"/>
          <w:sz w:val="24"/>
          <w:szCs w:val="24"/>
        </w:rPr>
      </w:r>
      <w:r w:rsidR="00FF301F">
        <w:rPr>
          <w:rFonts w:ascii="Times New Roman" w:hAnsi="Times New Roman" w:cs="Times New Roman"/>
          <w:sz w:val="24"/>
          <w:szCs w:val="24"/>
        </w:rPr>
        <w:fldChar w:fldCharType="separate"/>
      </w:r>
      <w:r w:rsidR="00FF301F">
        <w:rPr>
          <w:rFonts w:ascii="Times New Roman" w:hAnsi="Times New Roman" w:cs="Times New Roman"/>
          <w:noProof/>
          <w:sz w:val="24"/>
          <w:szCs w:val="24"/>
        </w:rPr>
        <w:t>(</w:t>
      </w:r>
      <w:hyperlink w:anchor="_ENREF_23" w:tooltip="Hampshire, 2010 #2226" w:history="1">
        <w:r w:rsidR="00EE0723">
          <w:rPr>
            <w:rFonts w:ascii="Times New Roman" w:hAnsi="Times New Roman" w:cs="Times New Roman"/>
            <w:noProof/>
            <w:sz w:val="24"/>
            <w:szCs w:val="24"/>
          </w:rPr>
          <w:t>Hampshire et al., 2010</w:t>
        </w:r>
      </w:hyperlink>
      <w:r w:rsidR="00FF301F">
        <w:rPr>
          <w:rFonts w:ascii="Times New Roman" w:hAnsi="Times New Roman" w:cs="Times New Roman"/>
          <w:noProof/>
          <w:sz w:val="24"/>
          <w:szCs w:val="24"/>
        </w:rPr>
        <w:t xml:space="preserve">; </w:t>
      </w:r>
      <w:hyperlink w:anchor="_ENREF_35" w:tooltip="Nee, 2013 #1879" w:history="1">
        <w:r w:rsidR="00EE0723">
          <w:rPr>
            <w:rFonts w:ascii="Times New Roman" w:hAnsi="Times New Roman" w:cs="Times New Roman"/>
            <w:noProof/>
            <w:sz w:val="24"/>
            <w:szCs w:val="24"/>
          </w:rPr>
          <w:t>Nee et al., 2013</w:t>
        </w:r>
      </w:hyperlink>
      <w:r w:rsidR="00FF301F">
        <w:rPr>
          <w:rFonts w:ascii="Times New Roman" w:hAnsi="Times New Roman" w:cs="Times New Roman"/>
          <w:noProof/>
          <w:sz w:val="24"/>
          <w:szCs w:val="24"/>
        </w:rPr>
        <w:t>)</w:t>
      </w:r>
      <w:r w:rsidR="00FF301F">
        <w:rPr>
          <w:rFonts w:ascii="Times New Roman" w:hAnsi="Times New Roman" w:cs="Times New Roman"/>
          <w:sz w:val="24"/>
          <w:szCs w:val="24"/>
        </w:rPr>
        <w:fldChar w:fldCharType="end"/>
      </w:r>
      <w:r w:rsidR="004874D8" w:rsidRPr="00AC5C5E">
        <w:rPr>
          <w:rFonts w:ascii="Times New Roman" w:hAnsi="Times New Roman" w:cs="Times New Roman"/>
          <w:sz w:val="24"/>
          <w:szCs w:val="24"/>
        </w:rPr>
        <w:t>.</w:t>
      </w:r>
      <w:r w:rsidR="004874D8">
        <w:rPr>
          <w:rFonts w:ascii="Times New Roman" w:hAnsi="Times New Roman" w:cs="Times New Roman"/>
          <w:sz w:val="24"/>
          <w:szCs w:val="24"/>
        </w:rPr>
        <w:t xml:space="preserve"> </w:t>
      </w:r>
      <w:r w:rsidR="00B8749B">
        <w:rPr>
          <w:rFonts w:ascii="Times New Roman" w:hAnsi="Times New Roman" w:cs="Times New Roman"/>
          <w:sz w:val="24"/>
          <w:szCs w:val="24"/>
        </w:rPr>
        <w:t>One</w:t>
      </w:r>
      <w:r w:rsidRPr="00AC5C5E">
        <w:rPr>
          <w:rFonts w:ascii="Times New Roman" w:hAnsi="Times New Roman" w:cs="Times New Roman"/>
          <w:sz w:val="24"/>
          <w:szCs w:val="24"/>
        </w:rPr>
        <w:t xml:space="preserve"> review </w:t>
      </w:r>
      <w:r w:rsidR="004D091F" w:rsidRPr="00AC5C5E">
        <w:rPr>
          <w:rFonts w:ascii="Times New Roman" w:hAnsi="Times New Roman" w:cs="Times New Roman"/>
          <w:sz w:val="24"/>
          <w:szCs w:val="24"/>
        </w:rPr>
        <w:t>gives</w:t>
      </w:r>
      <w:r w:rsidRPr="00AC5C5E">
        <w:rPr>
          <w:rFonts w:ascii="Times New Roman" w:hAnsi="Times New Roman" w:cs="Times New Roman"/>
          <w:sz w:val="24"/>
          <w:szCs w:val="24"/>
        </w:rPr>
        <w:t xml:space="preserve"> attention to the role of AI in switching between other large-scale networks to facilitate access to attention and working memory resources when a salient event is detected</w:t>
      </w:r>
      <w:r w:rsidR="00A607BA">
        <w:rPr>
          <w:rFonts w:ascii="Times New Roman" w:hAnsi="Times New Roman" w:cs="Times New Roman"/>
          <w:sz w:val="24"/>
          <w:szCs w:val="24"/>
        </w:rPr>
        <w:t xml:space="preserve"> </w: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 </w:instrTex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EN.CITE.DATA </w:instrText>
      </w:r>
      <w:r w:rsidR="00A607BA">
        <w:rPr>
          <w:rFonts w:ascii="Times New Roman" w:hAnsi="Times New Roman" w:cs="Times New Roman"/>
          <w:sz w:val="24"/>
          <w:szCs w:val="24"/>
        </w:rPr>
      </w:r>
      <w:r w:rsidR="00A607BA">
        <w:rPr>
          <w:rFonts w:ascii="Times New Roman" w:hAnsi="Times New Roman" w:cs="Times New Roman"/>
          <w:sz w:val="24"/>
          <w:szCs w:val="24"/>
        </w:rPr>
        <w:fldChar w:fldCharType="end"/>
      </w:r>
      <w:r w:rsidR="00A607BA">
        <w:rPr>
          <w:rFonts w:ascii="Times New Roman" w:hAnsi="Times New Roman" w:cs="Times New Roman"/>
          <w:sz w:val="24"/>
          <w:szCs w:val="24"/>
        </w:rPr>
      </w:r>
      <w:r w:rsidR="00A607BA">
        <w:rPr>
          <w:rFonts w:ascii="Times New Roman" w:hAnsi="Times New Roman" w:cs="Times New Roman"/>
          <w:sz w:val="24"/>
          <w:szCs w:val="24"/>
        </w:rPr>
        <w:fldChar w:fldCharType="separate"/>
      </w:r>
      <w:r w:rsidR="00A607BA">
        <w:rPr>
          <w:rFonts w:ascii="Times New Roman" w:hAnsi="Times New Roman" w:cs="Times New Roman"/>
          <w:noProof/>
          <w:sz w:val="24"/>
          <w:szCs w:val="24"/>
        </w:rPr>
        <w:t>(</w:t>
      </w:r>
      <w:hyperlink w:anchor="_ENREF_34" w:tooltip="Menon, 2010 #841" w:history="1">
        <w:r w:rsidR="00EE0723">
          <w:rPr>
            <w:rFonts w:ascii="Times New Roman" w:hAnsi="Times New Roman" w:cs="Times New Roman"/>
            <w:noProof/>
            <w:sz w:val="24"/>
            <w:szCs w:val="24"/>
          </w:rPr>
          <w:t>Menon and Uddin, 2010</w:t>
        </w:r>
      </w:hyperlink>
      <w:r w:rsidR="00A607BA">
        <w:rPr>
          <w:rFonts w:ascii="Times New Roman" w:hAnsi="Times New Roman" w:cs="Times New Roman"/>
          <w:noProof/>
          <w:sz w:val="24"/>
          <w:szCs w:val="24"/>
        </w:rPr>
        <w:t>)</w:t>
      </w:r>
      <w:r w:rsidR="00A607BA">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EE0723">
        <w:rPr>
          <w:rFonts w:ascii="Times New Roman" w:hAnsi="Times New Roman" w:cs="Times New Roman"/>
          <w:sz w:val="24"/>
          <w:szCs w:val="24"/>
        </w:rPr>
        <w:instrText xml:space="preserve"> ADDIN EN.CITE </w:instrText>
      </w:r>
      <w:r w:rsidR="00EE0723">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EE0723">
        <w:rPr>
          <w:rFonts w:ascii="Times New Roman" w:hAnsi="Times New Roman" w:cs="Times New Roman"/>
          <w:sz w:val="24"/>
          <w:szCs w:val="24"/>
        </w:rPr>
        <w:instrText xml:space="preserve"> ADDIN EN.CITE.DATA </w:instrText>
      </w:r>
      <w:r w:rsidR="00EE0723">
        <w:rPr>
          <w:rFonts w:ascii="Times New Roman" w:hAnsi="Times New Roman" w:cs="Times New Roman"/>
          <w:sz w:val="24"/>
          <w:szCs w:val="24"/>
        </w:rPr>
      </w:r>
      <w:r w:rsidR="00EE0723">
        <w:rPr>
          <w:rFonts w:ascii="Times New Roman" w:hAnsi="Times New Roman" w:cs="Times New Roman"/>
          <w:sz w:val="24"/>
          <w:szCs w:val="24"/>
        </w:rPr>
        <w:fldChar w:fldCharType="end"/>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14" w:tooltip="Eriksson, 2015 #1894" w:history="1">
        <w:r w:rsidR="00EE0723">
          <w:rPr>
            <w:rFonts w:ascii="Times New Roman" w:hAnsi="Times New Roman" w:cs="Times New Roman"/>
            <w:noProof/>
            <w:sz w:val="24"/>
            <w:szCs w:val="24"/>
          </w:rPr>
          <w:t>Eriksson et al., 2015</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A607BA">
        <w:rPr>
          <w:rFonts w:ascii="Times New Roman" w:hAnsi="Times New Roman" w:cs="Times New Roman"/>
          <w:sz w:val="24"/>
          <w:szCs w:val="24"/>
        </w:rPr>
        <w:t xml:space="preserve"> </w:t>
      </w:r>
      <w:r w:rsidR="005C68F0">
        <w:rPr>
          <w:rFonts w:ascii="Times New Roman" w:hAnsi="Times New Roman" w:cs="Times New Roman"/>
          <w:sz w:val="24"/>
          <w:szCs w:val="24"/>
        </w:rPr>
        <w:t xml:space="preserve">reviewed that </w:t>
      </w:r>
      <w:r w:rsidR="006776B9">
        <w:rPr>
          <w:rFonts w:ascii="Times New Roman" w:hAnsi="Times New Roman" w:cs="Times New Roman"/>
          <w:sz w:val="24"/>
          <w:szCs w:val="24"/>
        </w:rPr>
        <w:t>sustained attention along with a rehearsal process is crucial for maintaining the information in working memory</w:t>
      </w:r>
      <w:r w:rsidR="00AC0595">
        <w:rPr>
          <w:rFonts w:ascii="Times New Roman" w:hAnsi="Times New Roman" w:cs="Times New Roman"/>
          <w:sz w:val="24"/>
          <w:szCs w:val="24"/>
        </w:rPr>
        <w:t xml:space="preserve"> in the absence of sensory input</w:t>
      </w:r>
      <w:r w:rsidR="006776B9">
        <w:rPr>
          <w:rFonts w:ascii="Times New Roman" w:hAnsi="Times New Roman" w:cs="Times New Roman"/>
          <w:sz w:val="24"/>
          <w:szCs w:val="24"/>
        </w:rPr>
        <w:t xml:space="preserve">. </w:t>
      </w:r>
      <w:r w:rsidR="004D091F">
        <w:rPr>
          <w:rFonts w:ascii="Times New Roman" w:hAnsi="Times New Roman" w:cs="Times New Roman"/>
          <w:sz w:val="24"/>
          <w:szCs w:val="24"/>
        </w:rPr>
        <w:t>Individual differences in working memory capacity are</w:t>
      </w:r>
      <w:r w:rsidR="00AE5DAD">
        <w:rPr>
          <w:rFonts w:ascii="Times New Roman" w:hAnsi="Times New Roman" w:cs="Times New Roman"/>
          <w:sz w:val="24"/>
          <w:szCs w:val="24"/>
        </w:rPr>
        <w:t xml:space="preserve"> also showed to be determined primarily by variability ability in attentional control deployment.</w:t>
      </w:r>
      <w:r w:rsidR="002C54C6">
        <w:rPr>
          <w:rFonts w:ascii="Times New Roman" w:hAnsi="Times New Roman" w:cs="Times New Roman"/>
          <w:sz w:val="24"/>
          <w:szCs w:val="24"/>
        </w:rPr>
        <w:t xml:space="preserve"> </w:t>
      </w:r>
      <w:r w:rsidR="00F77E94">
        <w:rPr>
          <w:rFonts w:ascii="Times New Roman" w:hAnsi="Times New Roman" w:cs="Times New Roman"/>
          <w:sz w:val="24"/>
          <w:szCs w:val="24"/>
        </w:rPr>
        <w:t>Moreover, there is evidence of structure abnormality of these areas in schizophrenia patients. For example, t</w:t>
      </w:r>
      <w:r w:rsidR="00F77E94" w:rsidRPr="00AC5C5E">
        <w:rPr>
          <w:rFonts w:ascii="Times New Roman" w:hAnsi="Times New Roman" w:cs="Times New Roman"/>
          <w:sz w:val="24"/>
          <w:szCs w:val="24"/>
        </w:rPr>
        <w:t>he anterior insula is closely associated with working memory processes in healthy participants and shows gray matter reduction in schizophrenia</w:t>
      </w:r>
      <w:r w:rsidR="00DD6BCB">
        <w:rPr>
          <w:rFonts w:ascii="Times New Roman" w:hAnsi="Times New Roman" w:cs="Times New Roman"/>
          <w:sz w:val="24"/>
          <w:szCs w:val="24"/>
        </w:rPr>
        <w:t xml:space="preserve"> </w: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 </w:instrTex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EN.CITE.DATA </w:instrText>
      </w:r>
      <w:r w:rsidR="00DD6BCB">
        <w:rPr>
          <w:rFonts w:ascii="Times New Roman" w:hAnsi="Times New Roman" w:cs="Times New Roman"/>
          <w:sz w:val="24"/>
          <w:szCs w:val="24"/>
        </w:rPr>
      </w:r>
      <w:r w:rsidR="00DD6BCB">
        <w:rPr>
          <w:rFonts w:ascii="Times New Roman" w:hAnsi="Times New Roman" w:cs="Times New Roman"/>
          <w:sz w:val="24"/>
          <w:szCs w:val="24"/>
        </w:rPr>
        <w:fldChar w:fldCharType="end"/>
      </w:r>
      <w:r w:rsidR="00DD6BCB">
        <w:rPr>
          <w:rFonts w:ascii="Times New Roman" w:hAnsi="Times New Roman" w:cs="Times New Roman"/>
          <w:sz w:val="24"/>
          <w:szCs w:val="24"/>
        </w:rPr>
      </w:r>
      <w:r w:rsidR="00DD6BCB">
        <w:rPr>
          <w:rFonts w:ascii="Times New Roman" w:hAnsi="Times New Roman" w:cs="Times New Roman"/>
          <w:sz w:val="24"/>
          <w:szCs w:val="24"/>
        </w:rPr>
        <w:fldChar w:fldCharType="separate"/>
      </w:r>
      <w:r w:rsidR="00DD6BCB">
        <w:rPr>
          <w:rFonts w:ascii="Times New Roman" w:hAnsi="Times New Roman" w:cs="Times New Roman"/>
          <w:noProof/>
          <w:sz w:val="24"/>
          <w:szCs w:val="24"/>
        </w:rPr>
        <w:t>(</w:t>
      </w:r>
      <w:hyperlink w:anchor="_ENREF_9" w:tooltip="Clos, 2014 #853" w:history="1">
        <w:r w:rsidR="00EE0723">
          <w:rPr>
            <w:rFonts w:ascii="Times New Roman" w:hAnsi="Times New Roman" w:cs="Times New Roman"/>
            <w:noProof/>
            <w:sz w:val="24"/>
            <w:szCs w:val="24"/>
          </w:rPr>
          <w:t>Clos et al., 2014</w:t>
        </w:r>
      </w:hyperlink>
      <w:r w:rsidR="00DD6BCB">
        <w:rPr>
          <w:rFonts w:ascii="Times New Roman" w:hAnsi="Times New Roman" w:cs="Times New Roman"/>
          <w:noProof/>
          <w:sz w:val="24"/>
          <w:szCs w:val="24"/>
        </w:rPr>
        <w:t>)</w:t>
      </w:r>
      <w:r w:rsidR="00DD6BCB">
        <w:rPr>
          <w:rFonts w:ascii="Times New Roman" w:hAnsi="Times New Roman" w:cs="Times New Roman"/>
          <w:sz w:val="24"/>
          <w:szCs w:val="24"/>
        </w:rPr>
        <w:fldChar w:fldCharType="end"/>
      </w:r>
      <w:r w:rsidR="00F77E94" w:rsidRPr="00AC5C5E">
        <w:rPr>
          <w:rFonts w:ascii="Times New Roman" w:hAnsi="Times New Roman" w:cs="Times New Roman"/>
          <w:sz w:val="24"/>
          <w:szCs w:val="24"/>
        </w:rPr>
        <w:t>. Cortical thinning in inferior frontal and insular is related to dysfunctional brain activation/deactivation during working memory task in schizophreni</w:t>
      </w:r>
      <w:r w:rsidR="00F77E94">
        <w:rPr>
          <w:rFonts w:ascii="Times New Roman" w:hAnsi="Times New Roman" w:cs="Times New Roman"/>
          <w:sz w:val="24"/>
          <w:szCs w:val="24"/>
        </w:rPr>
        <w:t>c patients</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40" w:tooltip="Pujol, 2013 #1677" w:history="1">
        <w:r w:rsidR="00EE0723">
          <w:rPr>
            <w:rFonts w:ascii="Times New Roman" w:hAnsi="Times New Roman" w:cs="Times New Roman"/>
            <w:noProof/>
            <w:sz w:val="24"/>
            <w:szCs w:val="24"/>
          </w:rPr>
          <w:t>Pujol et al., 2013</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F77E94">
        <w:rPr>
          <w:rFonts w:ascii="Times New Roman" w:hAnsi="Times New Roman" w:cs="Times New Roman"/>
          <w:sz w:val="24"/>
          <w:szCs w:val="24"/>
        </w:rPr>
        <w:t>.</w:t>
      </w:r>
      <w:r w:rsidR="0021340C">
        <w:rPr>
          <w:rFonts w:ascii="Times New Roman" w:hAnsi="Times New Roman" w:cs="Times New Roman"/>
          <w:sz w:val="24"/>
          <w:szCs w:val="24"/>
        </w:rPr>
        <w:t xml:space="preserve"> </w:t>
      </w:r>
      <w:r w:rsidR="0021340C" w:rsidRPr="00AC5C5E">
        <w:rPr>
          <w:rFonts w:ascii="Times New Roman" w:hAnsi="Times New Roman" w:cs="Times New Roman"/>
          <w:sz w:val="24"/>
          <w:szCs w:val="24"/>
        </w:rPr>
        <w:t xml:space="preserve">In line with these existing findings, we </w:t>
      </w:r>
      <w:r w:rsidR="0021340C" w:rsidRPr="00AC5C5E">
        <w:rPr>
          <w:rFonts w:ascii="Times New Roman" w:hAnsi="Times New Roman" w:cs="Times New Roman"/>
          <w:sz w:val="24"/>
          <w:szCs w:val="24"/>
        </w:rPr>
        <w:lastRenderedPageBreak/>
        <w:t>suspect that the schizophrenia patients may lack the attention, the inhibition control ability to maintain, and manipulating the working memory items while not disturbed by unrelated staff.</w:t>
      </w:r>
    </w:p>
    <w:p w14:paraId="4F68509A" w14:textId="77777777" w:rsidR="00AC5C5E" w:rsidRPr="00AC5C5E" w:rsidRDefault="00AC5C5E" w:rsidP="00984A5F">
      <w:pPr>
        <w:spacing w:line="480" w:lineRule="auto"/>
        <w:rPr>
          <w:rFonts w:ascii="Times New Roman" w:hAnsi="Times New Roman" w:cs="Times New Roman"/>
          <w:sz w:val="24"/>
          <w:szCs w:val="24"/>
        </w:rPr>
      </w:pPr>
    </w:p>
    <w:p w14:paraId="6FE909C5" w14:textId="28583ADA" w:rsidR="00AC5C5E" w:rsidRP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 xml:space="preserve">Apart from </w:t>
      </w:r>
      <w:r w:rsidR="0022329A">
        <w:rPr>
          <w:rFonts w:ascii="Times New Roman" w:hAnsi="Times New Roman" w:cs="Times New Roman"/>
          <w:sz w:val="24"/>
          <w:szCs w:val="24"/>
        </w:rPr>
        <w:t xml:space="preserve">the </w:t>
      </w:r>
      <w:r w:rsidRPr="00AC5C5E">
        <w:rPr>
          <w:rFonts w:ascii="Times New Roman" w:hAnsi="Times New Roman" w:cs="Times New Roman"/>
          <w:sz w:val="24"/>
          <w:szCs w:val="24"/>
        </w:rPr>
        <w:t>caudal LPFC, we also found connectivity reduction in the parietal lobe</w:t>
      </w:r>
      <w:r w:rsidR="0009776E">
        <w:rPr>
          <w:rFonts w:ascii="Times New Roman" w:hAnsi="Times New Roman" w:cs="Times New Roman"/>
          <w:sz w:val="24"/>
          <w:szCs w:val="24"/>
        </w:rPr>
        <w:t xml:space="preserve">, </w:t>
      </w:r>
      <w:r w:rsidR="006D1D7A">
        <w:rPr>
          <w:rFonts w:ascii="Times New Roman" w:hAnsi="Times New Roman" w:cs="Times New Roman"/>
          <w:sz w:val="24"/>
          <w:szCs w:val="24"/>
        </w:rPr>
        <w:t>i.e.</w:t>
      </w:r>
      <w:r w:rsidR="0009776E">
        <w:rPr>
          <w:rFonts w:ascii="Times New Roman" w:hAnsi="Times New Roman" w:cs="Times New Roman"/>
          <w:sz w:val="24"/>
          <w:szCs w:val="24"/>
        </w:rPr>
        <w:t>, from the IPS to bilateral IFG</w:t>
      </w:r>
      <w:r w:rsidRPr="00AC5C5E">
        <w:rPr>
          <w:rFonts w:ascii="Times New Roman" w:hAnsi="Times New Roman" w:cs="Times New Roman"/>
          <w:sz w:val="24"/>
          <w:szCs w:val="24"/>
        </w:rPr>
        <w:t xml:space="preserve">. The IPS is a region known to be active during states of high attention to sensory stimulation or performance of attention-demanding tasks, </w:t>
      </w:r>
      <w:r w:rsidR="006D1D7A">
        <w:rPr>
          <w:rFonts w:ascii="Times New Roman" w:hAnsi="Times New Roman" w:cs="Times New Roman"/>
          <w:sz w:val="24"/>
          <w:szCs w:val="24"/>
        </w:rPr>
        <w:t xml:space="preserve">as part of </w:t>
      </w:r>
      <w:r w:rsidRPr="00AC5C5E">
        <w:rPr>
          <w:rFonts w:ascii="Times New Roman" w:hAnsi="Times New Roman" w:cs="Times New Roman"/>
          <w:sz w:val="24"/>
          <w:szCs w:val="24"/>
        </w:rPr>
        <w:t xml:space="preserve">the attention control network, or task positive network. </w:t>
      </w:r>
      <w:r w:rsidR="00626F25">
        <w:rPr>
          <w:rFonts w:ascii="Times New Roman" w:hAnsi="Times New Roman" w:cs="Times New Roman"/>
          <w:sz w:val="24"/>
          <w:szCs w:val="24"/>
        </w:rPr>
        <w:t>E</w:t>
      </w:r>
      <w:r w:rsidRPr="00AC5C5E">
        <w:rPr>
          <w:rFonts w:ascii="Times New Roman" w:hAnsi="Times New Roman" w:cs="Times New Roman"/>
          <w:sz w:val="24"/>
          <w:szCs w:val="24"/>
        </w:rPr>
        <w:t xml:space="preserve">vidence </w:t>
      </w:r>
      <w:r w:rsidR="00626F25" w:rsidRPr="00AC5C5E">
        <w:rPr>
          <w:rFonts w:ascii="Times New Roman" w:hAnsi="Times New Roman" w:cs="Times New Roman"/>
          <w:sz w:val="24"/>
          <w:szCs w:val="24"/>
        </w:rPr>
        <w:t>has</w:t>
      </w:r>
      <w:r w:rsidRPr="00AC5C5E">
        <w:rPr>
          <w:rFonts w:ascii="Times New Roman" w:hAnsi="Times New Roman" w:cs="Times New Roman"/>
          <w:sz w:val="24"/>
          <w:szCs w:val="24"/>
        </w:rPr>
        <w:t xml:space="preserve"> showed </w:t>
      </w:r>
      <w:r w:rsidR="004D091F" w:rsidRPr="00AC5C5E">
        <w:rPr>
          <w:rFonts w:ascii="Times New Roman" w:hAnsi="Times New Roman" w:cs="Times New Roman"/>
          <w:sz w:val="24"/>
          <w:szCs w:val="24"/>
        </w:rPr>
        <w:t>it is</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anatomically</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organized</w:t>
      </w:r>
      <w:r w:rsidRPr="00AC5C5E">
        <w:rPr>
          <w:rFonts w:ascii="Times New Roman" w:hAnsi="Times New Roman" w:cs="Times New Roman"/>
          <w:sz w:val="24"/>
          <w:szCs w:val="24"/>
        </w:rPr>
        <w:t xml:space="preserve"> </w:t>
      </w:r>
      <w:r w:rsidR="00626F25" w:rsidRPr="00AC5C5E">
        <w:rPr>
          <w:rFonts w:ascii="Times New Roman" w:hAnsi="Times New Roman" w:cs="Times New Roman"/>
          <w:sz w:val="24"/>
          <w:szCs w:val="24"/>
        </w:rPr>
        <w:t>in topographic maps</w:t>
      </w:r>
      <w:r w:rsidRPr="00AC5C5E">
        <w:rPr>
          <w:rFonts w:ascii="Times New Roman" w:hAnsi="Times New Roman" w:cs="Times New Roman"/>
          <w:sz w:val="24"/>
          <w:szCs w:val="24"/>
        </w:rPr>
        <w:t xml:space="preserve"> of multisensory attention</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2" w:tooltip="Anderson, 2010 #1871" w:history="1">
        <w:r w:rsidR="00EE0723">
          <w:rPr>
            <w:rFonts w:ascii="Times New Roman" w:hAnsi="Times New Roman" w:cs="Times New Roman"/>
            <w:noProof/>
            <w:sz w:val="24"/>
            <w:szCs w:val="24"/>
          </w:rPr>
          <w:t>Anderson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76175F">
        <w:rPr>
          <w:rFonts w:ascii="Times New Roman" w:hAnsi="Times New Roman" w:cs="Times New Roman"/>
          <w:sz w:val="24"/>
          <w:szCs w:val="24"/>
        </w:rPr>
        <w:t xml:space="preserve">In a visual working memory task, the subjects’ individual behavioral VWM capacity was predicted by neuronal synchrony </w:t>
      </w:r>
      <w:r w:rsidR="004D091F">
        <w:rPr>
          <w:rFonts w:ascii="Times New Roman" w:hAnsi="Times New Roman" w:cs="Times New Roman"/>
          <w:sz w:val="24"/>
          <w:szCs w:val="24"/>
        </w:rPr>
        <w:t>in a network</w:t>
      </w:r>
      <w:r w:rsidR="0076175F">
        <w:rPr>
          <w:rFonts w:ascii="Times New Roman" w:hAnsi="Times New Roman" w:cs="Times New Roman"/>
          <w:sz w:val="24"/>
          <w:szCs w:val="24"/>
        </w:rPr>
        <w:t xml:space="preserve"> in which the IPS was the most central hub</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38" w:tooltip="Palva, 2010 #1881" w:history="1">
        <w:r w:rsidR="00EE0723">
          <w:rPr>
            <w:rFonts w:ascii="Times New Roman" w:hAnsi="Times New Roman" w:cs="Times New Roman"/>
            <w:noProof/>
            <w:sz w:val="24"/>
            <w:szCs w:val="24"/>
          </w:rPr>
          <w:t>Palva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22329A">
        <w:rPr>
          <w:rFonts w:ascii="Times New Roman" w:hAnsi="Times New Roman" w:cs="Times New Roman"/>
          <w:sz w:val="24"/>
          <w:szCs w:val="24"/>
        </w:rPr>
        <w:t>, w</w:t>
      </w:r>
      <w:r w:rsidR="00EB2284">
        <w:rPr>
          <w:rFonts w:ascii="Times New Roman" w:hAnsi="Times New Roman" w:cs="Times New Roman"/>
          <w:sz w:val="24"/>
          <w:szCs w:val="24"/>
        </w:rPr>
        <w:t xml:space="preserve">ith other hub areas like insula, cingulate and orbitofrontal structures formulating a cinguloopercular attention system that underlies the task set maintenance. </w:t>
      </w:r>
      <w:r w:rsidR="00771FC9">
        <w:rPr>
          <w:rFonts w:ascii="Times New Roman" w:hAnsi="Times New Roman" w:cs="Times New Roman"/>
          <w:sz w:val="24"/>
          <w:szCs w:val="24"/>
        </w:rPr>
        <w:t>Taken together, we suspect that t</w:t>
      </w:r>
      <w:r w:rsidRPr="00AC5C5E">
        <w:rPr>
          <w:rFonts w:ascii="Times New Roman" w:hAnsi="Times New Roman" w:cs="Times New Roman"/>
          <w:sz w:val="24"/>
          <w:szCs w:val="24"/>
        </w:rPr>
        <w:t xml:space="preserve">he reduced connectivity </w:t>
      </w:r>
      <w:r w:rsidR="00E26D02" w:rsidRPr="00AC5C5E">
        <w:rPr>
          <w:rFonts w:ascii="Times New Roman" w:hAnsi="Times New Roman" w:cs="Times New Roman"/>
          <w:sz w:val="24"/>
          <w:szCs w:val="24"/>
        </w:rPr>
        <w:t>between</w:t>
      </w:r>
      <w:r w:rsidRPr="00AC5C5E">
        <w:rPr>
          <w:rFonts w:ascii="Times New Roman" w:hAnsi="Times New Roman" w:cs="Times New Roman"/>
          <w:sz w:val="24"/>
          <w:szCs w:val="24"/>
        </w:rPr>
        <w:t xml:space="preserve"> the IPS and </w:t>
      </w:r>
      <w:r w:rsidR="00E26D02" w:rsidRPr="00AC5C5E">
        <w:rPr>
          <w:rFonts w:ascii="Times New Roman" w:hAnsi="Times New Roman" w:cs="Times New Roman"/>
          <w:sz w:val="24"/>
          <w:szCs w:val="24"/>
        </w:rPr>
        <w:t>bilateral</w:t>
      </w:r>
      <w:r w:rsidRPr="00AC5C5E">
        <w:rPr>
          <w:rFonts w:ascii="Times New Roman" w:hAnsi="Times New Roman" w:cs="Times New Roman"/>
          <w:sz w:val="24"/>
          <w:szCs w:val="24"/>
        </w:rPr>
        <w:t xml:space="preserve"> IFG may indicate </w:t>
      </w:r>
      <w:r w:rsidR="00E26D02" w:rsidRPr="00AC5C5E">
        <w:rPr>
          <w:rFonts w:ascii="Times New Roman" w:hAnsi="Times New Roman" w:cs="Times New Roman"/>
          <w:sz w:val="24"/>
          <w:szCs w:val="24"/>
        </w:rPr>
        <w:t>inefficiency</w:t>
      </w:r>
      <w:r w:rsidRPr="00AC5C5E">
        <w:rPr>
          <w:rFonts w:ascii="Times New Roman" w:hAnsi="Times New Roman" w:cs="Times New Roman"/>
          <w:sz w:val="24"/>
          <w:szCs w:val="24"/>
        </w:rPr>
        <w:t xml:space="preserve"> in </w:t>
      </w:r>
      <w:r w:rsidR="00E26D02" w:rsidRPr="00AC5C5E">
        <w:rPr>
          <w:rFonts w:ascii="Times New Roman" w:hAnsi="Times New Roman" w:cs="Times New Roman"/>
          <w:sz w:val="24"/>
          <w:szCs w:val="24"/>
        </w:rPr>
        <w:t>processing</w:t>
      </w:r>
      <w:r w:rsidRPr="00AC5C5E">
        <w:rPr>
          <w:rFonts w:ascii="Times New Roman" w:hAnsi="Times New Roman" w:cs="Times New Roman"/>
          <w:sz w:val="24"/>
          <w:szCs w:val="24"/>
        </w:rPr>
        <w:t xml:space="preserve"> novel information in working memory.</w:t>
      </w:r>
    </w:p>
    <w:p w14:paraId="5A28C4FF" w14:textId="77777777" w:rsidR="00AC5C5E" w:rsidRPr="00AC5C5E" w:rsidRDefault="00AC5C5E" w:rsidP="00984A5F">
      <w:pPr>
        <w:spacing w:line="480" w:lineRule="auto"/>
        <w:rPr>
          <w:rFonts w:ascii="Times New Roman" w:hAnsi="Times New Roman" w:cs="Times New Roman"/>
          <w:sz w:val="24"/>
          <w:szCs w:val="24"/>
        </w:rPr>
      </w:pPr>
    </w:p>
    <w:p w14:paraId="691A6358" w14:textId="77777777" w:rsidR="00AC5C5E" w:rsidRP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 xml:space="preserve">Although there have been </w:t>
      </w:r>
      <w:r w:rsidR="00E26D02" w:rsidRPr="00AC5C5E">
        <w:rPr>
          <w:rFonts w:ascii="Times New Roman" w:hAnsi="Times New Roman" w:cs="Times New Roman"/>
          <w:sz w:val="24"/>
          <w:szCs w:val="24"/>
        </w:rPr>
        <w:t>mounting</w:t>
      </w:r>
      <w:r w:rsidRPr="00AC5C5E">
        <w:rPr>
          <w:rFonts w:ascii="Times New Roman" w:hAnsi="Times New Roman" w:cs="Times New Roman"/>
          <w:sz w:val="24"/>
          <w:szCs w:val="24"/>
        </w:rPr>
        <w:t xml:space="preserve"> evidence of altered LPFC </w:t>
      </w:r>
      <w:r w:rsidR="00E26D02" w:rsidRPr="00AC5C5E">
        <w:rPr>
          <w:rFonts w:ascii="Times New Roman" w:hAnsi="Times New Roman" w:cs="Times New Roman"/>
          <w:sz w:val="24"/>
          <w:szCs w:val="24"/>
        </w:rPr>
        <w:t>connectivity</w:t>
      </w:r>
      <w:r w:rsidRPr="00AC5C5E">
        <w:rPr>
          <w:rFonts w:ascii="Times New Roman" w:hAnsi="Times New Roman" w:cs="Times New Roman"/>
          <w:sz w:val="24"/>
          <w:szCs w:val="24"/>
        </w:rPr>
        <w:t xml:space="preserve"> with inferior parietal cortex, we did not detect a significant effect between the left caudal ROI and the IPS. </w:t>
      </w:r>
    </w:p>
    <w:p w14:paraId="346218B6" w14:textId="77777777" w:rsidR="00AC5C5E" w:rsidRPr="00AC5C5E" w:rsidRDefault="00AC5C5E" w:rsidP="00984A5F">
      <w:pPr>
        <w:spacing w:line="480" w:lineRule="auto"/>
        <w:rPr>
          <w:rFonts w:ascii="Times New Roman" w:hAnsi="Times New Roman" w:cs="Times New Roman"/>
          <w:sz w:val="24"/>
          <w:szCs w:val="24"/>
        </w:rPr>
      </w:pPr>
    </w:p>
    <w:p w14:paraId="325ACD9E" w14:textId="77777777"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The frontal-parietal working memory core networks</w:t>
      </w:r>
    </w:p>
    <w:p w14:paraId="608EF585" w14:textId="77777777" w:rsidR="003A5B80" w:rsidRDefault="003A5B80" w:rsidP="00984A5F">
      <w:pPr>
        <w:spacing w:line="480" w:lineRule="auto"/>
        <w:rPr>
          <w:rFonts w:ascii="Times New Roman" w:hAnsi="Times New Roman" w:cs="Times New Roman"/>
          <w:sz w:val="24"/>
          <w:szCs w:val="24"/>
        </w:rPr>
      </w:pPr>
    </w:p>
    <w:p w14:paraId="676DE853" w14:textId="3B3BB963" w:rsidR="005A0D69" w:rsidRPr="005C5388" w:rsidRDefault="009E2DEC"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The complex pattern of hyper</w:t>
      </w:r>
      <w:r w:rsidR="004D091F">
        <w:rPr>
          <w:rFonts w:ascii="Times New Roman" w:hAnsi="Times New Roman" w:cs="Times New Roman"/>
          <w:sz w:val="24"/>
          <w:szCs w:val="24"/>
        </w:rPr>
        <w:t>-activation</w:t>
      </w:r>
      <w:r w:rsidRPr="00AC5C5E">
        <w:rPr>
          <w:rFonts w:ascii="Times New Roman" w:hAnsi="Times New Roman" w:cs="Times New Roman"/>
          <w:sz w:val="24"/>
          <w:szCs w:val="24"/>
        </w:rPr>
        <w:t xml:space="preserve"> and hypo</w:t>
      </w:r>
      <w:r w:rsidR="004D091F">
        <w:rPr>
          <w:rFonts w:ascii="Times New Roman" w:hAnsi="Times New Roman" w:cs="Times New Roman"/>
          <w:sz w:val="24"/>
          <w:szCs w:val="24"/>
        </w:rPr>
        <w:t>-</w:t>
      </w:r>
      <w:r w:rsidRPr="00AC5C5E">
        <w:rPr>
          <w:rFonts w:ascii="Times New Roman" w:hAnsi="Times New Roman" w:cs="Times New Roman"/>
          <w:sz w:val="24"/>
          <w:szCs w:val="24"/>
        </w:rPr>
        <w:t>activation found across studies implies that researchers should consider the entire network of regions involved in a given task when making inferences about the biological mechanisms of schizo</w:t>
      </w:r>
      <w:r>
        <w:rPr>
          <w:rFonts w:ascii="Times New Roman" w:hAnsi="Times New Roman" w:cs="Times New Roman"/>
          <w:sz w:val="24"/>
          <w:szCs w:val="24"/>
        </w:rPr>
        <w:t>phrenia</w:t>
      </w:r>
      <w:r w:rsidR="00D04AB7">
        <w:rPr>
          <w:rFonts w:ascii="Times New Roman" w:hAnsi="Times New Roman" w:cs="Times New Roman"/>
          <w:sz w:val="24"/>
          <w:szCs w:val="24"/>
        </w:rPr>
        <w:t xml:space="preserve"> </w: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 </w:instrTex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EN.CITE.DATA </w:instrText>
      </w:r>
      <w:r w:rsidR="00D04AB7">
        <w:rPr>
          <w:rFonts w:ascii="Times New Roman" w:hAnsi="Times New Roman" w:cs="Times New Roman"/>
          <w:sz w:val="24"/>
          <w:szCs w:val="24"/>
        </w:rPr>
      </w:r>
      <w:r w:rsidR="00D04AB7">
        <w:rPr>
          <w:rFonts w:ascii="Times New Roman" w:hAnsi="Times New Roman" w:cs="Times New Roman"/>
          <w:sz w:val="24"/>
          <w:szCs w:val="24"/>
        </w:rPr>
        <w:fldChar w:fldCharType="end"/>
      </w:r>
      <w:r w:rsidR="00D04AB7">
        <w:rPr>
          <w:rFonts w:ascii="Times New Roman" w:hAnsi="Times New Roman" w:cs="Times New Roman"/>
          <w:sz w:val="24"/>
          <w:szCs w:val="24"/>
        </w:rPr>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20" w:tooltip="Glahn, 2005 #599" w:history="1">
        <w:r w:rsidR="00EE0723">
          <w:rPr>
            <w:rFonts w:ascii="Times New Roman" w:hAnsi="Times New Roman" w:cs="Times New Roman"/>
            <w:noProof/>
            <w:sz w:val="24"/>
            <w:szCs w:val="24"/>
          </w:rPr>
          <w:t>Glahn et al., 2005</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3217" w:rsidRPr="00AC5C5E">
        <w:rPr>
          <w:rFonts w:ascii="Times New Roman" w:hAnsi="Times New Roman" w:cs="Times New Roman"/>
          <w:sz w:val="24"/>
          <w:szCs w:val="24"/>
        </w:rPr>
        <w:t xml:space="preserve">The organization of human </w:t>
      </w:r>
      <w:r w:rsidR="00AA383C">
        <w:rPr>
          <w:rFonts w:ascii="Times New Roman" w:hAnsi="Times New Roman" w:cs="Times New Roman"/>
          <w:sz w:val="24"/>
          <w:szCs w:val="24"/>
        </w:rPr>
        <w:t>working memory</w:t>
      </w:r>
      <w:r w:rsidR="00E23217" w:rsidRPr="00AC5C5E">
        <w:rPr>
          <w:rFonts w:ascii="Times New Roman" w:hAnsi="Times New Roman" w:cs="Times New Roman"/>
          <w:sz w:val="24"/>
          <w:szCs w:val="24"/>
        </w:rPr>
        <w:t xml:space="preserve"> has long been the topic of psychological models </w:t>
      </w:r>
      <w:r w:rsidR="00D04AB7">
        <w:rPr>
          <w:rFonts w:ascii="Times New Roman" w:hAnsi="Times New Roman" w:cs="Times New Roman"/>
          <w:sz w:val="24"/>
          <w:szCs w:val="24"/>
        </w:rPr>
        <w:fldChar w:fldCharType="begin"/>
      </w:r>
      <w:r w:rsidR="00D04AB7">
        <w:rPr>
          <w:rFonts w:ascii="Times New Roman" w:hAnsi="Times New Roman" w:cs="Times New Roman"/>
          <w:sz w:val="24"/>
          <w:szCs w:val="24"/>
        </w:rPr>
        <w:instrText xml:space="preserve"> ADDIN EN.CITE &lt;EndNote&gt;&lt;Cite&gt;&lt;Author&gt;Atkinson&lt;/Author&gt;&lt;Year&gt;1968&lt;/Year&gt;&lt;RecNum&gt;2228&lt;/RecNum&gt;&lt;DisplayText&gt;(Atkinson and Shiffrin, 1968)&lt;/DisplayText&gt;&lt;record&gt;&lt;rec-number&gt;2228&lt;/rec-number&gt;&lt;foreign-keys&gt;&lt;key app="EN" db-id="fsr00z95b0t2ppep50iv5avqt2zf2dr9prxw" timestamp="1468380128"&gt;2228&lt;/key&gt;&lt;/foreign-keys&gt;&lt;ref-type name="Journal Article"&gt;17&lt;/ref-type&gt;&lt;contributors&gt;&lt;authors&gt;&lt;author&gt;Atkinson, Richard C&lt;/author&gt;&lt;author&gt;Shiffrin, Richard M&lt;/author&gt;&lt;/authors&gt;&lt;/contributors&gt;&lt;titles&gt;&lt;title&gt;Human memory: A proposed system and its control processes&lt;/title&gt;&lt;secondary-title&gt;Psychology of learning and motivation&lt;/secondary-title&gt;&lt;/titles&gt;&lt;periodical&gt;&lt;full-title&gt;Psychology of learning and motivation&lt;/full-title&gt;&lt;/periodical&gt;&lt;pages&gt;89-195&lt;/pages&gt;&lt;volume&gt;2&lt;/volume&gt;&lt;dates&gt;&lt;year&gt;1968&lt;/year&gt;&lt;/dates&gt;&lt;isbn&gt;0079-7421&lt;/isbn&gt;&lt;urls&gt;&lt;/urls&gt;&lt;/record&gt;&lt;/Cite&gt;&lt;/EndNote&gt;</w:instrText>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3" w:tooltip="Atkinson, 1968 #2228" w:history="1">
        <w:r w:rsidR="00EE0723">
          <w:rPr>
            <w:rFonts w:ascii="Times New Roman" w:hAnsi="Times New Roman" w:cs="Times New Roman"/>
            <w:noProof/>
            <w:sz w:val="24"/>
            <w:szCs w:val="24"/>
          </w:rPr>
          <w:t>Atkinson and Shiffrin, 1968</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sidR="00E23217" w:rsidRPr="00AC5C5E">
        <w:rPr>
          <w:rFonts w:ascii="Times New Roman" w:hAnsi="Times New Roman" w:cs="Times New Roman"/>
          <w:sz w:val="24"/>
          <w:szCs w:val="24"/>
        </w:rPr>
        <w:t xml:space="preserve">, with maybe the most influential having been proposed by </w:t>
      </w:r>
      <w:r w:rsidR="00E564C3">
        <w:rPr>
          <w:rFonts w:ascii="Times New Roman" w:hAnsi="Times New Roman" w:cs="Times New Roman"/>
          <w:sz w:val="24"/>
          <w:szCs w:val="24"/>
        </w:rPr>
        <w:fldChar w:fldCharType="begin"/>
      </w:r>
      <w:r w:rsidR="00EE0723">
        <w:rPr>
          <w:rFonts w:ascii="Times New Roman" w:hAnsi="Times New Roman" w:cs="Times New Roman"/>
          <w:sz w:val="24"/>
          <w:szCs w:val="24"/>
        </w:rPr>
        <w:instrText xml:space="preserve"> ADDIN EN.CITE &lt;EndNote&gt;&lt;Cite&gt;&lt;Author&gt;Baddeley&lt;/Author&gt;&lt;Year&gt;1974&lt;/Year&gt;&lt;RecNum&gt;2229&lt;/RecNum&gt;&lt;DisplayText&gt;(Baddeley and Hitch, 1974)&lt;/DisplayText&gt;&lt;record&gt;&lt;rec-number&gt;2229&lt;/rec-number&gt;&lt;foreign-keys&gt;&lt;key app="EN" db-id="fsr00z95b0t2ppep50iv5avqt2zf2dr9prxw" timestamp="1468380323"&gt;2229&lt;/key&gt;&lt;/foreign-keys&gt;&lt;ref-type name="Journal Article"&gt;17&lt;/ref-type&gt;&lt;contributors&gt;&lt;authors&gt;&lt;author&gt;Baddeley, Alan D&lt;/author&gt;&lt;author&gt;Hitch, Graham&lt;/author&gt;&lt;/authors&gt;&lt;/contributors&gt;&lt;titles&gt;&lt;title&gt;Working memory&lt;/title&gt;&lt;secondary-title&gt;Psychology of learning and motivation&lt;/secondary-title&gt;&lt;/titles&gt;&lt;periodical&gt;&lt;full-title&gt;Psychology of learning and motivation&lt;/full-title&gt;&lt;/periodical&gt;&lt;pages&gt;47-89&lt;/pages&gt;&lt;volume&gt;8&lt;/volume&gt;&lt;dates&gt;&lt;year&gt;1974&lt;/year&gt;&lt;/dates&gt;&lt;isbn&gt;0079-7421&lt;/isbn&gt;&lt;urls&gt;&lt;/urls&gt;&lt;/record&gt;&lt;/Cite&gt;&lt;/EndNote&gt;</w:instrText>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4" w:tooltip="Baddeley, 1974 #2229" w:history="1">
        <w:r w:rsidR="00EE0723">
          <w:rPr>
            <w:rFonts w:ascii="Times New Roman" w:hAnsi="Times New Roman" w:cs="Times New Roman"/>
            <w:noProof/>
            <w:sz w:val="24"/>
            <w:szCs w:val="24"/>
          </w:rPr>
          <w:t>Baddeley and Hitch, 1974</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E23217" w:rsidRPr="00AC5C5E">
        <w:rPr>
          <w:rFonts w:ascii="Times New Roman" w:hAnsi="Times New Roman" w:cs="Times New Roman"/>
          <w:sz w:val="24"/>
          <w:szCs w:val="24"/>
        </w:rPr>
        <w:t>.</w:t>
      </w:r>
      <w:r w:rsidR="00E23217">
        <w:rPr>
          <w:rFonts w:ascii="Times New Roman" w:hAnsi="Times New Roman" w:cs="Times New Roman"/>
          <w:sz w:val="24"/>
          <w:szCs w:val="24"/>
        </w:rPr>
        <w:t xml:space="preserve"> </w:t>
      </w:r>
      <w:r w:rsidR="00E23217">
        <w:rPr>
          <w:rFonts w:ascii="Times New Roman" w:hAnsi="Times New Roman" w:cs="Times New Roman" w:hint="eastAsia"/>
          <w:sz w:val="24"/>
          <w:szCs w:val="24"/>
        </w:rPr>
        <w:t>A</w:t>
      </w:r>
      <w:r w:rsidR="00E23217">
        <w:rPr>
          <w:rFonts w:ascii="Times New Roman" w:hAnsi="Times New Roman" w:cs="Times New Roman"/>
          <w:sz w:val="24"/>
          <w:szCs w:val="24"/>
        </w:rPr>
        <w:t>ccording to</w:t>
      </w:r>
      <w:r w:rsidR="005A0D69">
        <w:rPr>
          <w:rFonts w:ascii="Times New Roman" w:hAnsi="Times New Roman" w:cs="Times New Roman" w:hint="eastAsia"/>
          <w:sz w:val="24"/>
          <w:szCs w:val="24"/>
        </w:rPr>
        <w:t xml:space="preserve"> Baddeley and Hitch</w:t>
      </w:r>
      <w:r w:rsidR="005A0D69">
        <w:rPr>
          <w:rFonts w:ascii="Times New Roman" w:hAnsi="Times New Roman" w:cs="Times New Roman"/>
          <w:sz w:val="24"/>
          <w:szCs w:val="24"/>
        </w:rPr>
        <w:t>’</w:t>
      </w:r>
      <w:r w:rsidR="007F7301">
        <w:rPr>
          <w:rFonts w:ascii="Times New Roman" w:hAnsi="Times New Roman" w:cs="Times New Roman"/>
          <w:sz w:val="24"/>
          <w:szCs w:val="24"/>
        </w:rPr>
        <w:t xml:space="preserve">s model, the working memory </w:t>
      </w:r>
      <w:r w:rsidR="00910795">
        <w:rPr>
          <w:rFonts w:ascii="Times New Roman" w:hAnsi="Times New Roman" w:cs="Times New Roman"/>
          <w:sz w:val="24"/>
          <w:szCs w:val="24"/>
        </w:rPr>
        <w:t xml:space="preserve">system </w:t>
      </w:r>
      <w:r w:rsidR="007F7301">
        <w:rPr>
          <w:rFonts w:ascii="Times New Roman" w:hAnsi="Times New Roman" w:cs="Times New Roman"/>
          <w:sz w:val="24"/>
          <w:szCs w:val="24"/>
        </w:rPr>
        <w:t xml:space="preserve">can be coarsely divided into a central executive module and some peripheral modality specific components. </w:t>
      </w:r>
      <w:r w:rsidR="00242B97" w:rsidRPr="00AC5C5E">
        <w:rPr>
          <w:rFonts w:ascii="Times New Roman" w:hAnsi="Times New Roman" w:cs="Times New Roman"/>
          <w:sz w:val="24"/>
          <w:szCs w:val="24"/>
        </w:rPr>
        <w:t xml:space="preserve">Working memory is the result of various combinations of </w:t>
      </w:r>
      <w:r w:rsidR="004D091F" w:rsidRPr="00AC5C5E">
        <w:rPr>
          <w:rFonts w:ascii="Times New Roman" w:hAnsi="Times New Roman" w:cs="Times New Roman"/>
          <w:sz w:val="24"/>
          <w:szCs w:val="24"/>
        </w:rPr>
        <w:t>processes;</w:t>
      </w:r>
      <w:r w:rsidR="00242B97" w:rsidRPr="00AC5C5E">
        <w:rPr>
          <w:rFonts w:ascii="Times New Roman" w:hAnsi="Times New Roman" w:cs="Times New Roman"/>
          <w:sz w:val="24"/>
          <w:szCs w:val="24"/>
        </w:rPr>
        <w:t xml:space="preserve"> no processes (and correspondingly no brain structures) are unique or specific to working memory</w:t>
      </w:r>
      <w:r w:rsidR="00AF4F4F">
        <w:rPr>
          <w:rFonts w:ascii="Times New Roman" w:hAnsi="Times New Roman" w:cs="Times New Roman"/>
          <w:sz w:val="24"/>
          <w:szCs w:val="24"/>
        </w:rPr>
        <w:t xml:space="preserve"> </w: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 </w:instrTex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EN.CITE.DATA </w:instrText>
      </w:r>
      <w:r w:rsidR="00AF4F4F">
        <w:rPr>
          <w:rFonts w:ascii="Times New Roman" w:hAnsi="Times New Roman" w:cs="Times New Roman"/>
          <w:sz w:val="24"/>
          <w:szCs w:val="24"/>
        </w:rPr>
      </w:r>
      <w:r w:rsidR="00AF4F4F">
        <w:rPr>
          <w:rFonts w:ascii="Times New Roman" w:hAnsi="Times New Roman" w:cs="Times New Roman"/>
          <w:sz w:val="24"/>
          <w:szCs w:val="24"/>
        </w:rPr>
        <w:fldChar w:fldCharType="end"/>
      </w:r>
      <w:r w:rsidR="00AF4F4F">
        <w:rPr>
          <w:rFonts w:ascii="Times New Roman" w:hAnsi="Times New Roman" w:cs="Times New Roman"/>
          <w:sz w:val="24"/>
          <w:szCs w:val="24"/>
        </w:rPr>
      </w:r>
      <w:r w:rsidR="00AF4F4F">
        <w:rPr>
          <w:rFonts w:ascii="Times New Roman" w:hAnsi="Times New Roman" w:cs="Times New Roman"/>
          <w:sz w:val="24"/>
          <w:szCs w:val="24"/>
        </w:rPr>
        <w:fldChar w:fldCharType="separate"/>
      </w:r>
      <w:r w:rsidR="00AF4F4F">
        <w:rPr>
          <w:rFonts w:ascii="Times New Roman" w:hAnsi="Times New Roman" w:cs="Times New Roman"/>
          <w:noProof/>
          <w:sz w:val="24"/>
          <w:szCs w:val="24"/>
        </w:rPr>
        <w:t>(</w:t>
      </w:r>
      <w:hyperlink w:anchor="_ENREF_14" w:tooltip="Eriksson, 2015 #1894" w:history="1">
        <w:r w:rsidR="00EE0723">
          <w:rPr>
            <w:rFonts w:ascii="Times New Roman" w:hAnsi="Times New Roman" w:cs="Times New Roman"/>
            <w:noProof/>
            <w:sz w:val="24"/>
            <w:szCs w:val="24"/>
          </w:rPr>
          <w:t>Eriksson et al., 2015</w:t>
        </w:r>
      </w:hyperlink>
      <w:r w:rsidR="00AF4F4F">
        <w:rPr>
          <w:rFonts w:ascii="Times New Roman" w:hAnsi="Times New Roman" w:cs="Times New Roman"/>
          <w:noProof/>
          <w:sz w:val="24"/>
          <w:szCs w:val="24"/>
        </w:rPr>
        <w:t>)</w:t>
      </w:r>
      <w:r w:rsidR="00AF4F4F">
        <w:rPr>
          <w:rFonts w:ascii="Times New Roman" w:hAnsi="Times New Roman" w:cs="Times New Roman"/>
          <w:sz w:val="24"/>
          <w:szCs w:val="24"/>
        </w:rPr>
        <w:fldChar w:fldCharType="end"/>
      </w:r>
      <w:r w:rsidR="00242B97" w:rsidRPr="00AC5C5E">
        <w:rPr>
          <w:rFonts w:ascii="Times New Roman" w:hAnsi="Times New Roman" w:cs="Times New Roman"/>
          <w:sz w:val="24"/>
          <w:szCs w:val="24"/>
        </w:rPr>
        <w:t>. Persistent neural activity in various brain regions accompanies working memory and is functionally necessary for maintenance and integration of information in working memory.</w:t>
      </w:r>
      <w:r w:rsidR="00242B97">
        <w:rPr>
          <w:rFonts w:ascii="Times New Roman" w:hAnsi="Times New Roman" w:cs="Times New Roman"/>
          <w:sz w:val="24"/>
          <w:szCs w:val="24"/>
        </w:rPr>
        <w:t xml:space="preserve"> </w:t>
      </w:r>
      <w:r w:rsidR="00D10179">
        <w:rPr>
          <w:rFonts w:ascii="Times New Roman" w:hAnsi="Times New Roman" w:cs="Times New Roman"/>
          <w:sz w:val="24"/>
          <w:szCs w:val="24"/>
        </w:rPr>
        <w:t>Although there are different types of material modality, working memory task or contrast, l</w:t>
      </w:r>
      <w:r w:rsidR="00910795">
        <w:rPr>
          <w:rFonts w:ascii="Times New Roman" w:hAnsi="Times New Roman" w:cs="Times New Roman"/>
          <w:sz w:val="24"/>
          <w:szCs w:val="24"/>
        </w:rPr>
        <w:t xml:space="preserve">arge amount of previous related studies </w:t>
      </w:r>
      <w:r w:rsidR="00D10179">
        <w:rPr>
          <w:rFonts w:ascii="Times New Roman" w:hAnsi="Times New Roman" w:cs="Times New Roman"/>
          <w:sz w:val="24"/>
          <w:szCs w:val="24"/>
        </w:rPr>
        <w:t xml:space="preserve">consistently </w:t>
      </w:r>
      <w:r w:rsidR="00910795">
        <w:rPr>
          <w:rFonts w:ascii="Times New Roman" w:hAnsi="Times New Roman" w:cs="Times New Roman"/>
          <w:sz w:val="24"/>
          <w:szCs w:val="24"/>
        </w:rPr>
        <w:t xml:space="preserve">find abnormality in the frontal-parietal </w:t>
      </w:r>
      <w:r w:rsidR="005C230C">
        <w:rPr>
          <w:rFonts w:ascii="Times New Roman" w:hAnsi="Times New Roman" w:cs="Times New Roman"/>
          <w:sz w:val="24"/>
          <w:szCs w:val="24"/>
        </w:rPr>
        <w:t>network</w:t>
      </w:r>
      <w:r w:rsidR="00D10179">
        <w:rPr>
          <w:rFonts w:ascii="Times New Roman" w:hAnsi="Times New Roman" w:cs="Times New Roman"/>
          <w:sz w:val="24"/>
          <w:szCs w:val="24"/>
        </w:rPr>
        <w:t xml:space="preserve"> in patients. </w:t>
      </w:r>
      <w:r w:rsidR="004D091F" w:rsidRPr="00AC49EC">
        <w:rPr>
          <w:rFonts w:ascii="Times New Roman" w:hAnsi="Times New Roman" w:cs="Times New Roman"/>
          <w:sz w:val="24"/>
          <w:szCs w:val="24"/>
        </w:rPr>
        <w:t>This network is</w:t>
      </w:r>
      <w:r w:rsidR="00943ADB" w:rsidRPr="00AC49EC">
        <w:rPr>
          <w:rFonts w:ascii="Times New Roman" w:hAnsi="Times New Roman" w:cs="Times New Roman"/>
          <w:sz w:val="24"/>
          <w:szCs w:val="24"/>
        </w:rPr>
        <w:t xml:space="preserve"> well recognized as a core for higher order cognition such as working memory and executive control</w:t>
      </w:r>
      <w:r w:rsidR="002E118E" w:rsidRPr="00AC49EC">
        <w:rPr>
          <w:rFonts w:ascii="Times New Roman" w:hAnsi="Times New Roman" w:cs="Times New Roman"/>
          <w:sz w:val="24"/>
          <w:szCs w:val="24"/>
        </w:rPr>
        <w:t xml:space="preserve"> </w: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 </w:instrTex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EN.CITE.DATA </w:instrText>
      </w:r>
      <w:r w:rsidR="00F26CFF">
        <w:rPr>
          <w:rFonts w:ascii="Times New Roman" w:hAnsi="Times New Roman" w:cs="Times New Roman"/>
          <w:sz w:val="24"/>
          <w:szCs w:val="24"/>
        </w:rPr>
      </w:r>
      <w:r w:rsidR="00F26CFF">
        <w:rPr>
          <w:rFonts w:ascii="Times New Roman" w:hAnsi="Times New Roman" w:cs="Times New Roman"/>
          <w:sz w:val="24"/>
          <w:szCs w:val="24"/>
        </w:rPr>
        <w:fldChar w:fldCharType="end"/>
      </w:r>
      <w:r w:rsidR="00F26CFF">
        <w:rPr>
          <w:rFonts w:ascii="Times New Roman" w:hAnsi="Times New Roman" w:cs="Times New Roman"/>
          <w:sz w:val="24"/>
          <w:szCs w:val="24"/>
        </w:rPr>
      </w:r>
      <w:r w:rsidR="00F26CFF">
        <w:rPr>
          <w:rFonts w:ascii="Times New Roman" w:hAnsi="Times New Roman" w:cs="Times New Roman"/>
          <w:sz w:val="24"/>
          <w:szCs w:val="24"/>
        </w:rPr>
        <w:fldChar w:fldCharType="separate"/>
      </w:r>
      <w:r w:rsidR="00F26CFF">
        <w:rPr>
          <w:rFonts w:ascii="Times New Roman" w:hAnsi="Times New Roman" w:cs="Times New Roman"/>
          <w:noProof/>
          <w:sz w:val="24"/>
          <w:szCs w:val="24"/>
        </w:rPr>
        <w:t>(</w:t>
      </w:r>
      <w:hyperlink w:anchor="_ENREF_13" w:tooltip="Duncan, 2000 #660" w:history="1">
        <w:r w:rsidR="00EE0723">
          <w:rPr>
            <w:rFonts w:ascii="Times New Roman" w:hAnsi="Times New Roman" w:cs="Times New Roman"/>
            <w:noProof/>
            <w:sz w:val="24"/>
            <w:szCs w:val="24"/>
          </w:rPr>
          <w:t>Duncan and Owen, 2000</w:t>
        </w:r>
      </w:hyperlink>
      <w:r w:rsidR="00F26CFF">
        <w:rPr>
          <w:rFonts w:ascii="Times New Roman" w:hAnsi="Times New Roman" w:cs="Times New Roman"/>
          <w:noProof/>
          <w:sz w:val="24"/>
          <w:szCs w:val="24"/>
        </w:rPr>
        <w:t xml:space="preserve">; </w:t>
      </w:r>
      <w:hyperlink w:anchor="_ENREF_36" w:tooltip="Owen, 2005 #598" w:history="1">
        <w:r w:rsidR="00EE0723">
          <w:rPr>
            <w:rFonts w:ascii="Times New Roman" w:hAnsi="Times New Roman" w:cs="Times New Roman"/>
            <w:noProof/>
            <w:sz w:val="24"/>
            <w:szCs w:val="24"/>
          </w:rPr>
          <w:t>Owen et al., 2005</w:t>
        </w:r>
      </w:hyperlink>
      <w:r w:rsidR="00F26CFF">
        <w:rPr>
          <w:rFonts w:ascii="Times New Roman" w:hAnsi="Times New Roman" w:cs="Times New Roman"/>
          <w:noProof/>
          <w:sz w:val="24"/>
          <w:szCs w:val="24"/>
        </w:rPr>
        <w:t>)</w:t>
      </w:r>
      <w:r w:rsidR="00F26CFF">
        <w:rPr>
          <w:rFonts w:ascii="Times New Roman" w:hAnsi="Times New Roman" w:cs="Times New Roman"/>
          <w:sz w:val="24"/>
          <w:szCs w:val="24"/>
        </w:rPr>
        <w:fldChar w:fldCharType="end"/>
      </w:r>
      <w:r w:rsidR="00943ADB" w:rsidRPr="00AC49EC">
        <w:rPr>
          <w:rFonts w:ascii="Times New Roman" w:hAnsi="Times New Roman" w:cs="Times New Roman"/>
          <w:sz w:val="24"/>
          <w:szCs w:val="24"/>
        </w:rPr>
        <w:t>.</w:t>
      </w:r>
      <w:r w:rsidR="005C230C" w:rsidRPr="00191FED">
        <w:rPr>
          <w:rFonts w:ascii="Times New Roman" w:hAnsi="Times New Roman" w:cs="Times New Roman"/>
          <w:color w:val="FF0000"/>
          <w:sz w:val="24"/>
          <w:szCs w:val="24"/>
        </w:rPr>
        <w:t xml:space="preserve"> </w:t>
      </w:r>
      <w:r w:rsidR="00674ACB">
        <w:rPr>
          <w:rFonts w:ascii="Times New Roman" w:hAnsi="Times New Roman" w:cs="Times New Roman"/>
          <w:sz w:val="24"/>
          <w:szCs w:val="24"/>
        </w:rPr>
        <w:t xml:space="preserve">Our </w:t>
      </w:r>
      <w:r w:rsidR="004D091F">
        <w:rPr>
          <w:rFonts w:ascii="Times New Roman" w:hAnsi="Times New Roman" w:cs="Times New Roman"/>
          <w:sz w:val="24"/>
          <w:szCs w:val="24"/>
        </w:rPr>
        <w:t>findings of the impaired functional connectivity are</w:t>
      </w:r>
      <w:r w:rsidR="00674ACB">
        <w:rPr>
          <w:rFonts w:ascii="Times New Roman" w:hAnsi="Times New Roman" w:cs="Times New Roman"/>
          <w:sz w:val="24"/>
          <w:szCs w:val="24"/>
        </w:rPr>
        <w:t xml:space="preserve"> mainly located in a generic frontal-parietal network including the caudal LPFC, the left AI</w:t>
      </w:r>
      <w:r w:rsidR="00674ACB">
        <w:rPr>
          <w:rFonts w:ascii="Times New Roman" w:hAnsi="Times New Roman" w:cs="Times New Roman" w:hint="eastAsia"/>
          <w:sz w:val="24"/>
          <w:szCs w:val="24"/>
        </w:rPr>
        <w:t xml:space="preserve">, the left IFG, and </w:t>
      </w:r>
      <w:r w:rsidR="00674ACB">
        <w:rPr>
          <w:rFonts w:ascii="Times New Roman" w:hAnsi="Times New Roman" w:cs="Times New Roman"/>
          <w:sz w:val="24"/>
          <w:szCs w:val="24"/>
        </w:rPr>
        <w:t>the</w:t>
      </w:r>
      <w:r w:rsidR="00674ACB">
        <w:rPr>
          <w:rFonts w:ascii="Times New Roman" w:hAnsi="Times New Roman" w:cs="Times New Roman" w:hint="eastAsia"/>
          <w:sz w:val="24"/>
          <w:szCs w:val="24"/>
        </w:rPr>
        <w:t xml:space="preserve"> </w:t>
      </w:r>
      <w:r w:rsidR="00674ACB">
        <w:rPr>
          <w:rFonts w:ascii="Times New Roman" w:hAnsi="Times New Roman" w:cs="Times New Roman"/>
          <w:sz w:val="24"/>
          <w:szCs w:val="24"/>
        </w:rPr>
        <w:t>right IPS.</w:t>
      </w:r>
      <w:r w:rsidR="000A2B2B">
        <w:rPr>
          <w:rFonts w:ascii="Times New Roman" w:hAnsi="Times New Roman" w:cs="Times New Roman"/>
          <w:sz w:val="24"/>
          <w:szCs w:val="24"/>
        </w:rPr>
        <w:t xml:space="preserve"> Previous studies of SZ patients when they perform </w:t>
      </w:r>
      <w:r w:rsidR="002D4437">
        <w:rPr>
          <w:rFonts w:ascii="Times New Roman" w:hAnsi="Times New Roman" w:cs="Times New Roman"/>
          <w:sz w:val="24"/>
          <w:szCs w:val="24"/>
        </w:rPr>
        <w:t>working memory</w:t>
      </w:r>
      <w:r w:rsidR="000A2B2B">
        <w:rPr>
          <w:rFonts w:ascii="Times New Roman" w:hAnsi="Times New Roman" w:cs="Times New Roman"/>
          <w:sz w:val="24"/>
          <w:szCs w:val="24"/>
        </w:rPr>
        <w:t xml:space="preserve"> tasks provide some evidence for impairment in </w:t>
      </w:r>
      <w:r w:rsidR="001756A1">
        <w:rPr>
          <w:rFonts w:ascii="Times New Roman" w:hAnsi="Times New Roman" w:cs="Times New Roman"/>
          <w:sz w:val="24"/>
          <w:szCs w:val="24"/>
        </w:rPr>
        <w:t>this</w:t>
      </w:r>
      <w:r w:rsidR="000A2B2B">
        <w:rPr>
          <w:rFonts w:ascii="Times New Roman" w:hAnsi="Times New Roman" w:cs="Times New Roman"/>
          <w:sz w:val="24"/>
          <w:szCs w:val="24"/>
        </w:rPr>
        <w:t xml:space="preserve"> core network. </w:t>
      </w:r>
      <w:r w:rsidR="000A2B2B" w:rsidRPr="00AC5C5E">
        <w:rPr>
          <w:rFonts w:ascii="Times New Roman" w:hAnsi="Times New Roman" w:cs="Times New Roman"/>
          <w:sz w:val="24"/>
          <w:szCs w:val="24"/>
        </w:rPr>
        <w:t xml:space="preserve">A PET study has found impaired interaction between </w:t>
      </w:r>
      <w:r w:rsidR="000A2B2B" w:rsidRPr="00AC5C5E">
        <w:rPr>
          <w:rFonts w:ascii="Times New Roman" w:hAnsi="Times New Roman" w:cs="Times New Roman"/>
          <w:sz w:val="24"/>
          <w:szCs w:val="24"/>
        </w:rPr>
        <w:lastRenderedPageBreak/>
        <w:t>right lateral prefrontal cortex and bilateral inferior parietal region in SZ patients compared with normal patients during working memory processing</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31" w:tooltip="Kim, 2003 #866" w:history="1">
        <w:r w:rsidR="00EE0723">
          <w:rPr>
            <w:rFonts w:ascii="Times New Roman" w:hAnsi="Times New Roman" w:cs="Times New Roman"/>
            <w:noProof/>
            <w:sz w:val="24"/>
            <w:szCs w:val="24"/>
          </w:rPr>
          <w:t>Kim et al., 2003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r w:rsidR="000A2B2B" w:rsidRPr="00AC5C5E">
        <w:rPr>
          <w:rFonts w:ascii="Times New Roman" w:hAnsi="Times New Roman" w:cs="Times New Roman"/>
          <w:sz w:val="24"/>
          <w:szCs w:val="24"/>
        </w:rPr>
        <w:t xml:space="preserve">A study confirmed decreased connectivity between </w:t>
      </w:r>
      <w:r w:rsidR="00257D8B">
        <w:rPr>
          <w:rFonts w:ascii="Times New Roman" w:hAnsi="Times New Roman" w:cs="Times New Roman"/>
          <w:sz w:val="24"/>
          <w:szCs w:val="24"/>
        </w:rPr>
        <w:t xml:space="preserve">the right inferior parietal lobular </w:t>
      </w:r>
      <w:r w:rsidR="000A2B2B" w:rsidRPr="00AC5C5E">
        <w:rPr>
          <w:rFonts w:ascii="Times New Roman" w:hAnsi="Times New Roman" w:cs="Times New Roman"/>
          <w:sz w:val="24"/>
          <w:szCs w:val="24"/>
        </w:rPr>
        <w:t xml:space="preserve">and </w:t>
      </w:r>
      <w:r w:rsidR="00257D8B">
        <w:rPr>
          <w:rFonts w:ascii="Times New Roman" w:hAnsi="Times New Roman" w:cs="Times New Roman"/>
          <w:sz w:val="24"/>
          <w:szCs w:val="24"/>
        </w:rPr>
        <w:t>the right ventral lateral prefrontal cortex</w:t>
      </w:r>
      <w:r w:rsidR="000A2B2B" w:rsidRPr="00AC5C5E">
        <w:rPr>
          <w:rFonts w:ascii="Times New Roman" w:hAnsi="Times New Roman" w:cs="Times New Roman"/>
          <w:sz w:val="24"/>
          <w:szCs w:val="24"/>
        </w:rPr>
        <w:t>, which was associated with the task performance in visuospatial n-back task</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42" w:tooltip="Quide, 2013 #831" w:history="1">
        <w:r w:rsidR="00EE0723">
          <w:rPr>
            <w:rFonts w:ascii="Times New Roman" w:hAnsi="Times New Roman" w:cs="Times New Roman"/>
            <w:noProof/>
            <w:sz w:val="24"/>
            <w:szCs w:val="24"/>
          </w:rPr>
          <w:t>Quide et al., 2013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r>
      <w:r w:rsidR="00EE0723">
        <w:rPr>
          <w:rFonts w:ascii="Times New Roman" w:hAnsi="Times New Roman" w:cs="Times New Roman"/>
          <w:sz w:val="24"/>
          <w:szCs w:val="24"/>
        </w:rPr>
        <w:instrText xml:space="preserve"> ADDIN EN.CITE &lt;EndNote&gt;&lt;Cite&gt;&lt;Author&gt;Tan&lt;/Author&gt;&lt;Year&gt;2007&lt;/Year&gt;&lt;RecNum&gt;1865&lt;/RecNum&gt;&lt;DisplayText&gt;(Tan et al., 2007)&lt;/DisplayText&gt;&lt;record&gt;&lt;rec-number&gt;1865&lt;/rec-number&gt;&lt;foreign-keys&gt;&lt;key app="EN" db-id="fsr00z95b0t2ppep50iv5avqt2zf2dr9prxw" timestamp="1461634700"&gt;1865&lt;/key&gt;&lt;/foreign-keys&gt;&lt;ref-type name="Journal Article"&gt;17&lt;/ref-type&gt;&lt;contributors&gt;&lt;authors&gt;&lt;author&gt;Tan, H. Y.&lt;/author&gt;&lt;author&gt;Callicott, J. H.&lt;/author&gt;&lt;author&gt;Weinberger, D. R.&lt;/author&gt;&lt;/authors&gt;&lt;/contributors&gt;&lt;auth-address&gt;Genes, Cognition and Psychosis Program, Clinical Brain Disorders Branch, National Institute of Mental Health, NIH, Bethesda, MD 20892, USA.&lt;/auth-address&gt;&lt;titles&gt;&lt;title&gt;Dysfunctional and compensatory prefrontal cortical systems, genes and the pathogenesis of schizophrenia&lt;/title&gt;&lt;secondary-title&gt;Cereb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Cortex&lt;/full-title&gt;&lt;/alt-periodical&gt;&lt;pages&gt;i171-81&lt;/pages&gt;&lt;volume&gt;17 Suppl 1&lt;/volume&gt;&lt;keywords&gt;&lt;keyword&gt;Humans&lt;/keyword&gt;&lt;keyword&gt;Image Processing, Computer-Assisted&lt;/keyword&gt;&lt;keyword&gt;Memory, Short-Term&lt;/keyword&gt;&lt;keyword&gt;Prefrontal Cortex/pathology/*physiopathology&lt;/keyword&gt;&lt;keyword&gt;Risk&lt;/keyword&gt;&lt;keyword&gt;Schizophrenia/*genetics/pathology/*physiopathology&lt;/keyword&gt;&lt;keyword&gt;Schizophrenic Psychology&lt;/keyword&gt;&lt;/keywords&gt;&lt;dates&gt;&lt;year&gt;2007&lt;/year&gt;&lt;pub-dates&gt;&lt;date&gt;Sep&lt;/date&gt;&lt;/pub-dates&gt;&lt;/dates&gt;&lt;isbn&gt;1047-3211 (Print)&amp;#xD;1047-3211 (Linking)&lt;/isbn&gt;&lt;accession-num&gt;17726000&lt;/accession-num&gt;&lt;urls&gt;&lt;related-urls&gt;&lt;url&gt;http://www.ncbi.nlm.nih.gov/pubmed/17726000&lt;/url&gt;&lt;url&gt;http://cercor.oxfordjournals.org/content/17/suppl_1/i171.full.pdf&lt;/url&gt;&lt;/related-urls&gt;&lt;/urls&gt;&lt;electronic-resource-num&gt;10.1093/cercor/bhm069&lt;/electronic-resource-num&gt;&lt;/record&gt;&lt;/Cite&gt;&lt;/EndNote&gt;</w:instrText>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51" w:tooltip="Tan, 2007 #1865" w:history="1">
        <w:r w:rsidR="00EE0723">
          <w:rPr>
            <w:rFonts w:ascii="Times New Roman" w:hAnsi="Times New Roman" w:cs="Times New Roman"/>
            <w:noProof/>
            <w:sz w:val="24"/>
            <w:szCs w:val="24"/>
          </w:rPr>
          <w:t>Tan et al., 2007</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8F2106">
        <w:rPr>
          <w:rFonts w:ascii="Times New Roman" w:hAnsi="Times New Roman" w:cs="Times New Roman"/>
          <w:sz w:val="24"/>
          <w:szCs w:val="24"/>
        </w:rPr>
        <w:t xml:space="preserve"> </w:t>
      </w:r>
      <w:r w:rsidR="009D27E4">
        <w:rPr>
          <w:rFonts w:ascii="Times New Roman" w:hAnsi="Times New Roman" w:cs="Times New Roman"/>
          <w:sz w:val="24"/>
          <w:szCs w:val="24"/>
        </w:rPr>
        <w:t>found</w:t>
      </w:r>
      <w:r w:rsidR="000A2B2B" w:rsidRPr="00AC5C5E">
        <w:rPr>
          <w:rFonts w:ascii="Times New Roman" w:hAnsi="Times New Roman" w:cs="Times New Roman"/>
          <w:sz w:val="24"/>
          <w:szCs w:val="24"/>
        </w:rPr>
        <w:t xml:space="preserve"> a compensation role of ventral prefrontal areas to the dorsal prefrontal areas with the increase of working memory load in the high-and low-performing patient groups. They also f</w:t>
      </w:r>
      <w:r w:rsidR="009D27E4">
        <w:rPr>
          <w:rFonts w:ascii="Times New Roman" w:hAnsi="Times New Roman" w:cs="Times New Roman"/>
          <w:sz w:val="24"/>
          <w:szCs w:val="24"/>
        </w:rPr>
        <w:t>ound</w:t>
      </w:r>
      <w:r w:rsidR="000A2B2B" w:rsidRPr="00AC5C5E">
        <w:rPr>
          <w:rFonts w:ascii="Times New Roman" w:hAnsi="Times New Roman" w:cs="Times New Roman"/>
          <w:sz w:val="24"/>
          <w:szCs w:val="24"/>
        </w:rPr>
        <w:t xml:space="preserve"> relatively greater connectivity between </w:t>
      </w:r>
      <w:r w:rsidR="00257D8B">
        <w:rPr>
          <w:rFonts w:ascii="Times New Roman" w:hAnsi="Times New Roman" w:cs="Times New Roman"/>
          <w:sz w:val="24"/>
          <w:szCs w:val="24"/>
        </w:rPr>
        <w:t xml:space="preserve">the </w:t>
      </w:r>
      <w:r w:rsidR="000A2B2B" w:rsidRPr="00AC5C5E">
        <w:rPr>
          <w:rFonts w:ascii="Times New Roman" w:hAnsi="Times New Roman" w:cs="Times New Roman"/>
          <w:sz w:val="24"/>
          <w:szCs w:val="24"/>
        </w:rPr>
        <w:t xml:space="preserve">ventral prefrontal cortex and </w:t>
      </w:r>
      <w:r w:rsidR="00257D8B">
        <w:rPr>
          <w:rFonts w:ascii="Times New Roman" w:hAnsi="Times New Roman" w:cs="Times New Roman"/>
          <w:sz w:val="24"/>
          <w:szCs w:val="24"/>
        </w:rPr>
        <w:t>the posterior parietal cortex (</w:t>
      </w:r>
      <w:r w:rsidR="000A2B2B" w:rsidRPr="00AC5C5E">
        <w:rPr>
          <w:rFonts w:ascii="Times New Roman" w:hAnsi="Times New Roman" w:cs="Times New Roman"/>
          <w:sz w:val="24"/>
          <w:szCs w:val="24"/>
        </w:rPr>
        <w:t>PPC</w:t>
      </w:r>
      <w:r w:rsidR="00257D8B">
        <w:rPr>
          <w:rFonts w:ascii="Times New Roman" w:hAnsi="Times New Roman" w:cs="Times New Roman"/>
          <w:sz w:val="24"/>
          <w:szCs w:val="24"/>
        </w:rPr>
        <w:t>)</w:t>
      </w:r>
      <w:r w:rsidR="000A2B2B" w:rsidRPr="00AC5C5E">
        <w:rPr>
          <w:rFonts w:ascii="Times New Roman" w:hAnsi="Times New Roman" w:cs="Times New Roman"/>
          <w:sz w:val="24"/>
          <w:szCs w:val="24"/>
        </w:rPr>
        <w:t xml:space="preserve"> in patients while comparison subjects had greater functional connectivity between the dorsal prefrontal cortex and </w:t>
      </w:r>
      <w:r w:rsidR="00257D8B">
        <w:rPr>
          <w:rFonts w:ascii="Times New Roman" w:hAnsi="Times New Roman" w:cs="Times New Roman"/>
          <w:sz w:val="24"/>
          <w:szCs w:val="24"/>
        </w:rPr>
        <w:t>the PPC</w:t>
      </w:r>
      <w:r w:rsidR="000A2B2B" w:rsidRPr="00AC5C5E">
        <w:rPr>
          <w:rFonts w:ascii="Times New Roman" w:hAnsi="Times New Roman" w:cs="Times New Roman"/>
          <w:sz w:val="24"/>
          <w:szCs w:val="24"/>
        </w:rPr>
        <w:t xml:space="preserve">. </w:t>
      </w:r>
      <w:r w:rsidR="008C5EEA" w:rsidRPr="00AC5C5E">
        <w:rPr>
          <w:rFonts w:ascii="Times New Roman" w:hAnsi="Times New Roman" w:cs="Times New Roman"/>
          <w:sz w:val="24"/>
          <w:szCs w:val="24"/>
        </w:rPr>
        <w:t xml:space="preserve">Recently, a coordinate based meta analyses confirmed that </w:t>
      </w:r>
      <w:r w:rsidR="00F979E4">
        <w:rPr>
          <w:rFonts w:ascii="Times New Roman" w:hAnsi="Times New Roman" w:cs="Times New Roman"/>
          <w:sz w:val="24"/>
          <w:szCs w:val="24"/>
        </w:rPr>
        <w:t xml:space="preserve">the middle frontal gyrus </w:t>
      </w:r>
      <w:r w:rsidR="008C5EEA" w:rsidRPr="00AC5C5E">
        <w:rPr>
          <w:rFonts w:ascii="Times New Roman" w:hAnsi="Times New Roman" w:cs="Times New Roman"/>
          <w:sz w:val="24"/>
          <w:szCs w:val="24"/>
        </w:rPr>
        <w:t xml:space="preserve">(BA9), </w:t>
      </w:r>
      <w:r w:rsidR="00F979E4">
        <w:rPr>
          <w:rFonts w:ascii="Times New Roman" w:hAnsi="Times New Roman" w:cs="Times New Roman"/>
          <w:sz w:val="24"/>
          <w:szCs w:val="24"/>
        </w:rPr>
        <w:t xml:space="preserve">the right inferior frontal gyrus </w:t>
      </w:r>
      <w:r w:rsidR="008C5EEA" w:rsidRPr="00AC5C5E">
        <w:rPr>
          <w:rFonts w:ascii="Times New Roman" w:hAnsi="Times New Roman" w:cs="Times New Roman"/>
          <w:sz w:val="24"/>
          <w:szCs w:val="24"/>
        </w:rPr>
        <w:t xml:space="preserve">(BA44) showed decrease in neural activation of schizophrenia unaffected relatives while </w:t>
      </w:r>
      <w:r w:rsidR="00F979E4">
        <w:rPr>
          <w:rFonts w:ascii="Times New Roman" w:hAnsi="Times New Roman" w:cs="Times New Roman"/>
          <w:sz w:val="24"/>
          <w:szCs w:val="24"/>
        </w:rPr>
        <w:t xml:space="preserve">the </w:t>
      </w:r>
      <w:r w:rsidR="008C5EEA" w:rsidRPr="00AC5C5E">
        <w:rPr>
          <w:rFonts w:ascii="Times New Roman" w:hAnsi="Times New Roman" w:cs="Times New Roman"/>
          <w:sz w:val="24"/>
          <w:szCs w:val="24"/>
        </w:rPr>
        <w:t>righ</w:t>
      </w:r>
      <w:r w:rsidR="008C5EEA">
        <w:rPr>
          <w:rFonts w:ascii="Times New Roman" w:hAnsi="Times New Roman" w:cs="Times New Roman"/>
          <w:sz w:val="24"/>
          <w:szCs w:val="24"/>
        </w:rPr>
        <w:t xml:space="preserve">t frontopolar (BA10), and </w:t>
      </w:r>
      <w:r w:rsidR="00F979E4">
        <w:rPr>
          <w:rFonts w:ascii="Times New Roman" w:hAnsi="Times New Roman" w:cs="Times New Roman"/>
          <w:sz w:val="24"/>
          <w:szCs w:val="24"/>
        </w:rPr>
        <w:t xml:space="preserve">the </w:t>
      </w:r>
      <w:r w:rsidR="008C5EEA">
        <w:rPr>
          <w:rFonts w:ascii="Times New Roman" w:hAnsi="Times New Roman" w:cs="Times New Roman"/>
          <w:sz w:val="24"/>
          <w:szCs w:val="24"/>
        </w:rPr>
        <w:t xml:space="preserve">left </w:t>
      </w:r>
      <w:r w:rsidR="008C5EEA" w:rsidRPr="00AC5C5E">
        <w:rPr>
          <w:rFonts w:ascii="Times New Roman" w:hAnsi="Times New Roman" w:cs="Times New Roman"/>
          <w:sz w:val="24"/>
          <w:szCs w:val="24"/>
        </w:rPr>
        <w:t>IPL(BA40) and bilaterally thalamus showed increased activation , both during working memory tasks</w:t>
      </w:r>
      <w:r w:rsidR="00CA0D88">
        <w:rPr>
          <w:rFonts w:ascii="Times New Roman" w:hAnsi="Times New Roman" w:cs="Times New Roman"/>
          <w:sz w:val="24"/>
          <w:szCs w:val="24"/>
        </w:rPr>
        <w:t xml:space="preserve"> </w: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 </w:instrTex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EN.CITE.DATA </w:instrText>
      </w:r>
      <w:r w:rsidR="00CA0D88">
        <w:rPr>
          <w:rFonts w:ascii="Times New Roman" w:hAnsi="Times New Roman" w:cs="Times New Roman"/>
          <w:sz w:val="24"/>
          <w:szCs w:val="24"/>
        </w:rPr>
      </w:r>
      <w:r w:rsidR="00CA0D88">
        <w:rPr>
          <w:rFonts w:ascii="Times New Roman" w:hAnsi="Times New Roman" w:cs="Times New Roman"/>
          <w:sz w:val="24"/>
          <w:szCs w:val="24"/>
        </w:rPr>
        <w:fldChar w:fldCharType="end"/>
      </w:r>
      <w:r w:rsidR="00CA0D88">
        <w:rPr>
          <w:rFonts w:ascii="Times New Roman" w:hAnsi="Times New Roman" w:cs="Times New Roman"/>
          <w:sz w:val="24"/>
          <w:szCs w:val="24"/>
        </w:rPr>
      </w:r>
      <w:r w:rsidR="00CA0D88">
        <w:rPr>
          <w:rFonts w:ascii="Times New Roman" w:hAnsi="Times New Roman" w:cs="Times New Roman"/>
          <w:sz w:val="24"/>
          <w:szCs w:val="24"/>
        </w:rPr>
        <w:fldChar w:fldCharType="separate"/>
      </w:r>
      <w:r w:rsidR="00CA0D88">
        <w:rPr>
          <w:rFonts w:ascii="Times New Roman" w:hAnsi="Times New Roman" w:cs="Times New Roman"/>
          <w:noProof/>
          <w:sz w:val="24"/>
          <w:szCs w:val="24"/>
        </w:rPr>
        <w:t>(</w:t>
      </w:r>
      <w:hyperlink w:anchor="_ENREF_57" w:tooltip="Zhang, 2016 #1867" w:history="1">
        <w:r w:rsidR="00EE0723">
          <w:rPr>
            <w:rFonts w:ascii="Times New Roman" w:hAnsi="Times New Roman" w:cs="Times New Roman"/>
            <w:noProof/>
            <w:sz w:val="24"/>
            <w:szCs w:val="24"/>
          </w:rPr>
          <w:t>Zhang et al., 2016</w:t>
        </w:r>
      </w:hyperlink>
      <w:r w:rsidR="00CA0D88">
        <w:rPr>
          <w:rFonts w:ascii="Times New Roman" w:hAnsi="Times New Roman" w:cs="Times New Roman"/>
          <w:noProof/>
          <w:sz w:val="24"/>
          <w:szCs w:val="24"/>
        </w:rPr>
        <w:t>)</w:t>
      </w:r>
      <w:r w:rsidR="00CA0D88">
        <w:rPr>
          <w:rFonts w:ascii="Times New Roman" w:hAnsi="Times New Roman" w:cs="Times New Roman"/>
          <w:sz w:val="24"/>
          <w:szCs w:val="24"/>
        </w:rPr>
        <w:fldChar w:fldCharType="end"/>
      </w:r>
      <w:r w:rsidR="008C5EEA" w:rsidRPr="00AC5C5E">
        <w:rPr>
          <w:rFonts w:ascii="Times New Roman" w:hAnsi="Times New Roman" w:cs="Times New Roman"/>
          <w:sz w:val="24"/>
          <w:szCs w:val="24"/>
        </w:rPr>
        <w:t>.</w:t>
      </w:r>
      <w:r w:rsidR="008C5EEA">
        <w:rPr>
          <w:rFonts w:ascii="Times New Roman" w:hAnsi="Times New Roman" w:cs="Times New Roman"/>
          <w:sz w:val="24"/>
          <w:szCs w:val="24"/>
        </w:rPr>
        <w:t xml:space="preserve"> </w:t>
      </w:r>
      <w:r w:rsidR="00F96464">
        <w:rPr>
          <w:rFonts w:ascii="Times New Roman" w:hAnsi="Times New Roman" w:cs="Times New Roman"/>
          <w:sz w:val="24"/>
          <w:szCs w:val="24"/>
        </w:rPr>
        <w:t>In th</w:t>
      </w:r>
      <w:r w:rsidR="00350E7D">
        <w:rPr>
          <w:rFonts w:ascii="Times New Roman" w:hAnsi="Times New Roman" w:cs="Times New Roman"/>
          <w:sz w:val="24"/>
          <w:szCs w:val="24"/>
        </w:rPr>
        <w:t>is confirmatory study, we verified</w:t>
      </w:r>
      <w:r w:rsidR="00F96464">
        <w:rPr>
          <w:rFonts w:ascii="Times New Roman" w:hAnsi="Times New Roman" w:cs="Times New Roman"/>
          <w:sz w:val="24"/>
          <w:szCs w:val="24"/>
        </w:rPr>
        <w:t xml:space="preserve"> several reduced </w:t>
      </w:r>
      <w:r w:rsidR="00F979E4">
        <w:rPr>
          <w:rFonts w:ascii="Times New Roman" w:hAnsi="Times New Roman" w:cs="Times New Roman"/>
          <w:sz w:val="24"/>
          <w:szCs w:val="24"/>
        </w:rPr>
        <w:t xml:space="preserve">resting state </w:t>
      </w:r>
      <w:r w:rsidR="00F96464">
        <w:rPr>
          <w:rFonts w:ascii="Times New Roman" w:hAnsi="Times New Roman" w:cs="Times New Roman"/>
          <w:sz w:val="24"/>
          <w:szCs w:val="24"/>
        </w:rPr>
        <w:t xml:space="preserve">connectivity within the </w:t>
      </w:r>
      <w:r w:rsidR="00A41A40">
        <w:rPr>
          <w:rFonts w:ascii="Times New Roman" w:hAnsi="Times New Roman" w:cs="Times New Roman"/>
          <w:sz w:val="24"/>
          <w:szCs w:val="24"/>
        </w:rPr>
        <w:t>prefrontal-parietal network.</w:t>
      </w:r>
      <w:r w:rsidR="00FA2623">
        <w:rPr>
          <w:rFonts w:ascii="Times New Roman" w:hAnsi="Times New Roman" w:cs="Times New Roman"/>
          <w:sz w:val="24"/>
          <w:szCs w:val="24"/>
        </w:rPr>
        <w:t xml:space="preserve"> </w:t>
      </w:r>
    </w:p>
    <w:p w14:paraId="7E769F66" w14:textId="77777777" w:rsidR="005A0D69" w:rsidRDefault="005A0D69" w:rsidP="00984A5F">
      <w:pPr>
        <w:spacing w:line="480" w:lineRule="auto"/>
        <w:rPr>
          <w:rFonts w:ascii="Times New Roman" w:hAnsi="Times New Roman" w:cs="Times New Roman"/>
          <w:sz w:val="24"/>
          <w:szCs w:val="24"/>
        </w:rPr>
      </w:pPr>
    </w:p>
    <w:p w14:paraId="27CE17CC" w14:textId="77777777" w:rsidR="0048059C" w:rsidRPr="00455CC7" w:rsidRDefault="0048059C"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Resting state and working memory</w:t>
      </w:r>
    </w:p>
    <w:p w14:paraId="2873BDCF" w14:textId="77777777" w:rsidR="0048059C" w:rsidRPr="00AC5C5E" w:rsidRDefault="0048059C" w:rsidP="00984A5F">
      <w:pPr>
        <w:spacing w:line="480" w:lineRule="auto"/>
        <w:rPr>
          <w:rFonts w:ascii="Times New Roman" w:hAnsi="Times New Roman" w:cs="Times New Roman"/>
          <w:sz w:val="24"/>
          <w:szCs w:val="24"/>
        </w:rPr>
      </w:pPr>
    </w:p>
    <w:p w14:paraId="7B4579B9" w14:textId="44056F50" w:rsidR="0048059C" w:rsidRPr="000307A0" w:rsidRDefault="0048059C"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The ability to predict task performance with resting state data is unproven. </w:t>
      </w:r>
      <w:r w:rsidR="004D091F" w:rsidRPr="00AC5C5E">
        <w:rPr>
          <w:rFonts w:ascii="Times New Roman" w:hAnsi="Times New Roman" w:cs="Times New Roman"/>
          <w:sz w:val="24"/>
          <w:szCs w:val="24"/>
        </w:rPr>
        <w:t>A few studies</w:t>
      </w:r>
      <w:r w:rsidRPr="00AC5C5E">
        <w:rPr>
          <w:rFonts w:ascii="Times New Roman" w:hAnsi="Times New Roman" w:cs="Times New Roman"/>
          <w:sz w:val="24"/>
          <w:szCs w:val="24"/>
        </w:rPr>
        <w:t xml:space="preserve"> investigate the relationship between rest</w:t>
      </w:r>
      <w:r w:rsidR="00150B5A">
        <w:rPr>
          <w:rFonts w:ascii="Times New Roman" w:hAnsi="Times New Roman" w:cs="Times New Roman"/>
          <w:sz w:val="24"/>
          <w:szCs w:val="24"/>
        </w:rPr>
        <w:t>ing state</w:t>
      </w:r>
      <w:r w:rsidRPr="00AC5C5E">
        <w:rPr>
          <w:rFonts w:ascii="Times New Roman" w:hAnsi="Times New Roman" w:cs="Times New Roman"/>
          <w:sz w:val="24"/>
          <w:szCs w:val="24"/>
        </w:rPr>
        <w:t xml:space="preserve"> signal and task state signal. In</w:t>
      </w:r>
      <w:r w:rsidR="000C5D06">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PEVuZE5vdGU+PENpdGU+PEF1dGhvcj5IYW1wc29uPC9BdXRob3I+PFllYXI+MjAwNjwvWWVhcj48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</w:fldData>
        </w:fldChar>
      </w:r>
      <w:r w:rsidR="00EE0723">
        <w:rPr>
          <w:rFonts w:ascii="Times New Roman" w:hAnsi="Times New Roman" w:cs="Times New Roman"/>
          <w:sz w:val="24"/>
          <w:szCs w:val="24"/>
        </w:rPr>
        <w:instrText xml:space="preserve"> ADDIN EN.CITE </w:instrText>
      </w:r>
      <w:r w:rsidR="00EE0723">
        <w:rPr>
          <w:rFonts w:ascii="Times New Roman" w:hAnsi="Times New Roman" w:cs="Times New Roman"/>
          <w:sz w:val="24"/>
          <w:szCs w:val="24"/>
        </w:rPr>
        <w:fldChar w:fldCharType="begin">
          <w:fldData xml:space="preserve">PEVuZE5vdGU+PENpdGU+PEF1dGhvcj5IYW1wc29uPC9BdXRob3I+PFllYXI+MjAwNjwvWWVhcj48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</w:fldData>
        </w:fldChar>
      </w:r>
      <w:r w:rsidR="00EE0723">
        <w:rPr>
          <w:rFonts w:ascii="Times New Roman" w:hAnsi="Times New Roman" w:cs="Times New Roman"/>
          <w:sz w:val="24"/>
          <w:szCs w:val="24"/>
        </w:rPr>
        <w:instrText xml:space="preserve"> ADDIN EN.CITE.DATA </w:instrText>
      </w:r>
      <w:r w:rsidR="00EE0723">
        <w:rPr>
          <w:rFonts w:ascii="Times New Roman" w:hAnsi="Times New Roman" w:cs="Times New Roman"/>
          <w:sz w:val="24"/>
          <w:szCs w:val="24"/>
        </w:rPr>
      </w:r>
      <w:r w:rsidR="00EE0723">
        <w:rPr>
          <w:rFonts w:ascii="Times New Roman" w:hAnsi="Times New Roman" w:cs="Times New Roman"/>
          <w:sz w:val="24"/>
          <w:szCs w:val="24"/>
        </w:rPr>
        <w:fldChar w:fldCharType="end"/>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24" w:tooltip="Hampson, 2006 #698" w:history="1">
        <w:r w:rsidR="00EE0723">
          <w:rPr>
            <w:rFonts w:ascii="Times New Roman" w:hAnsi="Times New Roman" w:cs="Times New Roman"/>
            <w:noProof/>
            <w:sz w:val="24"/>
            <w:szCs w:val="24"/>
          </w:rPr>
          <w:t>Hampson et al., 2006</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Pr="00AD771C">
        <w:rPr>
          <w:rFonts w:ascii="Times New Roman" w:hAnsi="Times New Roman" w:cs="Times New Roman"/>
          <w:sz w:val="24"/>
          <w:szCs w:val="24"/>
        </w:rPr>
        <w:t xml:space="preserve">they found performance on the working memory task was </w:t>
      </w:r>
      <w:r w:rsidRPr="00AD771C">
        <w:rPr>
          <w:rFonts w:ascii="Times New Roman" w:hAnsi="Times New Roman" w:cs="Times New Roman"/>
          <w:sz w:val="24"/>
          <w:szCs w:val="24"/>
        </w:rPr>
        <w:lastRenderedPageBreak/>
        <w:t>positively correlated with the strength of functional connection between</w:t>
      </w:r>
      <w:r w:rsidR="00402D07" w:rsidRPr="00AD771C">
        <w:rPr>
          <w:rFonts w:ascii="Times New Roman" w:hAnsi="Times New Roman" w:cs="Times New Roman"/>
          <w:sz w:val="24"/>
          <w:szCs w:val="24"/>
        </w:rPr>
        <w:t xml:space="preserve"> two regions within the default mode network</w:t>
      </w:r>
      <w:r w:rsidRPr="00AD771C">
        <w:rPr>
          <w:rFonts w:ascii="Times New Roman" w:hAnsi="Times New Roman" w:cs="Times New Roman"/>
          <w:sz w:val="24"/>
          <w:szCs w:val="24"/>
        </w:rPr>
        <w:t xml:space="preserve"> both during the working memory and at rest.</w:t>
      </w:r>
      <w:r w:rsidRPr="00AC5C5E">
        <w:rPr>
          <w:rFonts w:ascii="Times New Roman" w:hAnsi="Times New Roman" w:cs="Times New Roman"/>
          <w:sz w:val="24"/>
          <w:szCs w:val="24"/>
        </w:rPr>
        <w:t xml:space="preserve"> This study raise the possibility that the individual differences in coupling strength at rest predict differences in cognitive abilities important for this working memory task. Another study showed fractional amplitude of low frequency fluctuations (fALFF) at rest is correlated with domain and demand-specific working memory performance</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r>
      <w:r w:rsidR="00CF41A3">
        <w:rPr>
          <w:rFonts w:ascii="Times New Roman" w:hAnsi="Times New Roman" w:cs="Times New Roman"/>
          <w:sz w:val="24"/>
          <w:szCs w:val="24"/>
        </w:rPr>
        <w:instrText xml:space="preserve"> ADDIN EN.CITE &lt;EndNote&gt;&lt;Cite&gt;&lt;Author&gt;van Dam&lt;/Author&gt;&lt;Year&gt;2015&lt;/Year&gt;&lt;RecNum&gt;890&lt;/RecNum&gt;&lt;DisplayText&gt;(van Dam et al., 2015)&lt;/DisplayText&gt;&lt;record&gt;&lt;rec-number&gt;890&lt;/rec-number&gt;&lt;foreign-keys&gt;&lt;key app="EN" db-id="fsr00z95b0t2ppep50iv5avqt2zf2dr9prxw" timestamp="1457333576"&gt;890&lt;/key&gt;&lt;/foreign-keys&gt;&lt;ref-type name="Journal Article"&gt;17&lt;/ref-type&gt;&lt;contributors&gt;&lt;authors&gt;&lt;author&gt;van Dam, W. O.&lt;/author&gt;&lt;author&gt;Decker, S. L.&lt;/author&gt;&lt;author&gt;Durbin, J. S.&lt;/author&gt;&lt;author&gt;Vendemia, J. M.&lt;/author&gt;&lt;author&gt;Desai, R. H.&lt;/author&gt;&lt;/authors&gt;&lt;/contributors&gt;&lt;auth-address&gt;Department of Psychology, University of South Carolina, USA.&amp;#xD;Department of Psychology, University of South Carolina, USA. Electronic address: rutvik@sc.edu.&lt;/auth-address&gt;&lt;titles&gt;&lt;title&gt;Resting state signatures of domain and demand-specific working memory performance&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174-82&lt;/pages&gt;&lt;volume&gt;118&lt;/volume&gt;&lt;dates&gt;&lt;year&gt;2015&lt;/year&gt;&lt;pub-dates&gt;&lt;date&gt;Sep&lt;/date&gt;&lt;/pub-dates&gt;&lt;/dates&gt;&lt;isbn&gt;1095-9572 (Electronic)&amp;#xD;1053-8119 (Linking)&lt;/isbn&gt;&lt;accession-num&gt;25980975&lt;/accession-num&gt;&lt;urls&gt;&lt;related-urls&gt;&lt;url&gt;http://www.ncbi.nlm.nih.gov/pubmed/25980975&lt;/url&gt;&lt;url&gt;http://ac.els-cdn.com/S1053811915003973/1-s2.0-S1053811915003973-main.pdf?_tid=453bfa82-e431-11e5-86b1-00000aacb362&amp;amp;acdnat=1457333777_0a838ead4fb8f77ce91a8a166bbe888e&lt;/url&gt;&lt;/related-urls&gt;&lt;/urls&gt;&lt;custom2&gt;4554837&lt;/custom2&gt;&lt;electronic-resource-num&gt;10.1016/j.neuroimage.2015.05.017&lt;/electronic-resource-num&gt;&lt;/record&gt;&lt;/Cite&gt;&lt;/EndNote&gt;</w:instrText>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55" w:tooltip="van Dam, 2015 #890" w:history="1">
        <w:r w:rsidR="00EE0723">
          <w:rPr>
            <w:rFonts w:ascii="Times New Roman" w:hAnsi="Times New Roman" w:cs="Times New Roman"/>
            <w:noProof/>
            <w:sz w:val="24"/>
            <w:szCs w:val="24"/>
          </w:rPr>
          <w:t>van Dam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The other study found that smaller amplitudes of low-frequency BOLD oscillations during rest, measured by fALFF, were significantly associated with poorer cognitive performance, sometimes similarly in both groups and sometimes only in SZ, in regions known to subserve sustained attention and working memory. </w:t>
      </w:r>
      <w:r w:rsidR="007208E1" w:rsidRPr="00AC5C5E">
        <w:rPr>
          <w:rFonts w:ascii="Times New Roman" w:hAnsi="Times New Roman" w:cs="Times New Roman"/>
          <w:sz w:val="24"/>
          <w:szCs w:val="24"/>
        </w:rPr>
        <w:t>Some other studies provide evidence for a correlation between working memory performance and functional network integration on different levels of network organization</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 </w:instrTex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EN.CITE.DATA </w:instrText>
      </w:r>
      <w:r w:rsidR="00CF41A3">
        <w:rPr>
          <w:rFonts w:ascii="Times New Roman" w:hAnsi="Times New Roman" w:cs="Times New Roman"/>
          <w:sz w:val="24"/>
          <w:szCs w:val="24"/>
        </w:rPr>
      </w:r>
      <w:r w:rsidR="00CF41A3">
        <w:rPr>
          <w:rFonts w:ascii="Times New Roman" w:hAnsi="Times New Roman" w:cs="Times New Roman"/>
          <w:sz w:val="24"/>
          <w:szCs w:val="24"/>
        </w:rPr>
        <w:fldChar w:fldCharType="end"/>
      </w:r>
      <w:r w:rsidR="00CF41A3">
        <w:rPr>
          <w:rFonts w:ascii="Times New Roman" w:hAnsi="Times New Roman" w:cs="Times New Roman"/>
          <w:sz w:val="24"/>
          <w:szCs w:val="24"/>
        </w:rPr>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1" w:tooltip="Alavash, 2015 #894" w:history="1">
        <w:r w:rsidR="00EE0723">
          <w:rPr>
            <w:rFonts w:ascii="Times New Roman" w:hAnsi="Times New Roman" w:cs="Times New Roman"/>
            <w:noProof/>
            <w:sz w:val="24"/>
            <w:szCs w:val="24"/>
          </w:rPr>
          <w:t>Alavash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007208E1" w:rsidRPr="00AC5C5E">
        <w:rPr>
          <w:rFonts w:ascii="Times New Roman" w:hAnsi="Times New Roman" w:cs="Times New Roman"/>
          <w:sz w:val="24"/>
          <w:szCs w:val="24"/>
        </w:rPr>
        <w:t>.</w:t>
      </w:r>
      <w:r w:rsidR="007208E1">
        <w:rPr>
          <w:rFonts w:ascii="Times New Roman" w:hAnsi="Times New Roman" w:cs="Times New Roman"/>
          <w:sz w:val="24"/>
          <w:szCs w:val="24"/>
        </w:rPr>
        <w:t xml:space="preserve"> </w:t>
      </w:r>
      <w:r w:rsidRPr="00AC5C5E">
        <w:rPr>
          <w:rFonts w:ascii="Times New Roman" w:hAnsi="Times New Roman" w:cs="Times New Roman"/>
          <w:sz w:val="24"/>
          <w:szCs w:val="24"/>
        </w:rPr>
        <w:t>Taken together, these data suggest that the magnitude of resting-state BOLD oscillations shows promise as a biomarker of cognitive function in health and disease</w:t>
      </w:r>
      <w:r w:rsidR="0020280D">
        <w:rPr>
          <w:rFonts w:ascii="Times New Roman" w:hAnsi="Times New Roman" w:cs="Times New Roman"/>
          <w:sz w:val="24"/>
          <w:szCs w:val="24"/>
        </w:rPr>
        <w:t xml:space="preserve"> </w: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 </w:instrTex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EN.CITE.DATA </w:instrText>
      </w:r>
      <w:r w:rsidR="0020280D">
        <w:rPr>
          <w:rFonts w:ascii="Times New Roman" w:hAnsi="Times New Roman" w:cs="Times New Roman"/>
          <w:sz w:val="24"/>
          <w:szCs w:val="24"/>
        </w:rPr>
      </w:r>
      <w:r w:rsidR="0020280D">
        <w:rPr>
          <w:rFonts w:ascii="Times New Roman" w:hAnsi="Times New Roman" w:cs="Times New Roman"/>
          <w:sz w:val="24"/>
          <w:szCs w:val="24"/>
        </w:rPr>
        <w:fldChar w:fldCharType="end"/>
      </w:r>
      <w:r w:rsidR="0020280D">
        <w:rPr>
          <w:rFonts w:ascii="Times New Roman" w:hAnsi="Times New Roman" w:cs="Times New Roman"/>
          <w:sz w:val="24"/>
          <w:szCs w:val="24"/>
        </w:rPr>
      </w:r>
      <w:r w:rsidR="0020280D">
        <w:rPr>
          <w:rFonts w:ascii="Times New Roman" w:hAnsi="Times New Roman" w:cs="Times New Roman"/>
          <w:sz w:val="24"/>
          <w:szCs w:val="24"/>
        </w:rPr>
        <w:fldChar w:fldCharType="separate"/>
      </w:r>
      <w:r w:rsidR="0020280D">
        <w:rPr>
          <w:rFonts w:ascii="Times New Roman" w:hAnsi="Times New Roman" w:cs="Times New Roman"/>
          <w:noProof/>
          <w:sz w:val="24"/>
          <w:szCs w:val="24"/>
        </w:rPr>
        <w:t>(</w:t>
      </w:r>
      <w:hyperlink w:anchor="_ENREF_18" w:tooltip="Fryer, 2015 #661" w:history="1">
        <w:r w:rsidR="00EE0723">
          <w:rPr>
            <w:rFonts w:ascii="Times New Roman" w:hAnsi="Times New Roman" w:cs="Times New Roman"/>
            <w:noProof/>
            <w:sz w:val="24"/>
            <w:szCs w:val="24"/>
          </w:rPr>
          <w:t>Fryer et al., 2015</w:t>
        </w:r>
      </w:hyperlink>
      <w:r w:rsidR="0020280D">
        <w:rPr>
          <w:rFonts w:ascii="Times New Roman" w:hAnsi="Times New Roman" w:cs="Times New Roman"/>
          <w:noProof/>
          <w:sz w:val="24"/>
          <w:szCs w:val="24"/>
        </w:rPr>
        <w:t>)</w:t>
      </w:r>
      <w:r w:rsidR="0020280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0307A0">
        <w:rPr>
          <w:rFonts w:ascii="Times New Roman" w:hAnsi="Times New Roman" w:cs="Times New Roman"/>
          <w:sz w:val="24"/>
          <w:szCs w:val="24"/>
        </w:rPr>
        <w:t xml:space="preserve">The reason may be that there are some latent factors in related to the disease, and those factors will affect both the resting state signal and the BOLD signal during the tasks. </w:t>
      </w:r>
      <w:r w:rsidR="00E564C3">
        <w:rPr>
          <w:rFonts w:ascii="Times New Roman" w:hAnsi="Times New Roman" w:cs="Times New Roman"/>
          <w:sz w:val="24"/>
          <w:szCs w:val="24"/>
        </w:rPr>
        <w:t>For example, t</w:t>
      </w:r>
      <w:r w:rsidRPr="000307A0">
        <w:rPr>
          <w:rFonts w:ascii="Times New Roman" w:hAnsi="Times New Roman" w:cs="Times New Roman"/>
          <w:sz w:val="24"/>
          <w:szCs w:val="24"/>
        </w:rPr>
        <w:t>here have been studies show</w:t>
      </w:r>
      <w:r w:rsidR="00444DF7" w:rsidRPr="000307A0">
        <w:rPr>
          <w:rFonts w:ascii="Times New Roman" w:hAnsi="Times New Roman" w:cs="Times New Roman"/>
          <w:sz w:val="24"/>
          <w:szCs w:val="24"/>
        </w:rPr>
        <w:t>ing</w:t>
      </w:r>
      <w:r w:rsidRPr="000307A0">
        <w:rPr>
          <w:rFonts w:ascii="Times New Roman" w:hAnsi="Times New Roman" w:cs="Times New Roman"/>
          <w:sz w:val="24"/>
          <w:szCs w:val="24"/>
        </w:rPr>
        <w:t xml:space="preserve"> structure deficits associated with working memory </w:t>
      </w:r>
      <w:r w:rsidR="004D091F" w:rsidRPr="000307A0">
        <w:rPr>
          <w:rFonts w:ascii="Times New Roman" w:hAnsi="Times New Roman" w:cs="Times New Roman"/>
          <w:sz w:val="24"/>
          <w:szCs w:val="24"/>
        </w:rPr>
        <w:t xml:space="preserve">performance, which </w:t>
      </w:r>
      <w:r w:rsidRPr="000307A0">
        <w:rPr>
          <w:rFonts w:ascii="Times New Roman" w:hAnsi="Times New Roman" w:cs="Times New Roman"/>
          <w:sz w:val="24"/>
          <w:szCs w:val="24"/>
        </w:rPr>
        <w:t xml:space="preserve">indicated that both task impairment and dysconnection in rest </w:t>
      </w:r>
      <w:r w:rsidR="004D091F" w:rsidRPr="000307A0">
        <w:rPr>
          <w:rFonts w:ascii="Times New Roman" w:hAnsi="Times New Roman" w:cs="Times New Roman"/>
          <w:sz w:val="24"/>
          <w:szCs w:val="24"/>
        </w:rPr>
        <w:t>might</w:t>
      </w:r>
      <w:r w:rsidRPr="000307A0">
        <w:rPr>
          <w:rFonts w:ascii="Times New Roman" w:hAnsi="Times New Roman" w:cs="Times New Roman"/>
          <w:sz w:val="24"/>
          <w:szCs w:val="24"/>
        </w:rPr>
        <w:t xml:space="preserve"> have common bases in structure</w:t>
      </w:r>
      <w:r w:rsidR="00E564C3">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PEVuZE5vdGU+PENpdGU+PEF1dGhvcj5QdWpvbDwvQXV0aG9yPjxZZWFyPjIwMTM8L1llYXI+PFJl
Y051bT4xODYyPC9SZWNOdW0+PERpc3BsYXlUZXh0PihQdWpvbCBldCBhbC4sIDIwMTMpPC9EaXNw
bGF5VGV4dD48cmVjb3JkPjxyZWMtbnVtYmVyPjE4NjI8L3JlYy1udW1iZXI+PGZvcmVpZ24ta2V5
cz48a2V5IGFwcD0iRU4iIGRiLWlkPSJmc3IwMHo5NWIwdDJwcGVwNTBpdjVhdnF0MnpmMmRyOXBy
eHciIHRpbWVzdGFtcD0iMTQ2MTYzMzYwOCI+MTg2Mjwva2V5PjwvZm9yZWlnbi1rZXlzPjxyZWYt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L3ZvbHVtZT48bnVtYmVyPjI8L251bWJlcj48a2V5d29yZHM+PGtleXdvcmQ+QWR1bHQ8L2tleXdv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PEVuZE5vdGU+PENpdGU+PEF1dGhvcj5QdWpvbDwvQXV0aG9yPjxZZWFyPjIwMTM8L1llYXI+PFJl
Y051bT4xODYyPC9SZWNOdW0+PERpc3BsYXlUZXh0PihQdWpvbCBldCBhbC4sIDIwMTMpPC9EaXNw
bGF5VGV4dD48cmVjb3JkPjxyZWMtbnVtYmVyPjE4NjI8L3JlYy1udW1iZXI+PGZvcmVpZ24ta2V5
cz48a2V5IGFwcD0iRU4iIGRiLWlkPSJmc3IwMHo5NWIwdDJwcGVwNTBpdjVhdnF0MnpmMmRyOXBy
eHciIHRpbWVzdGFtcD0iMTQ2MTYzMzYwOCI+MTg2Mjwva2V5PjwvZm9yZWlnbi1rZXlzPjxyZWYt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L3ZvbHVtZT48bnVtYmVyPjI8L251bWJlcj48a2V5d29yZHM+PGtleXdvcmQ+QWR1bHQ8L2tleXdv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w:t>
      </w:r>
      <w:hyperlink w:anchor="_ENREF_40" w:tooltip="Pujol, 2013 #1677" w:history="1">
        <w:r w:rsidR="00EE0723">
          <w:rPr>
            <w:rFonts w:ascii="Times New Roman" w:hAnsi="Times New Roman" w:cs="Times New Roman"/>
            <w:noProof/>
            <w:sz w:val="24"/>
            <w:szCs w:val="24"/>
          </w:rPr>
          <w:t>Pujol et al., 2013</w:t>
        </w:r>
      </w:hyperlink>
      <w:r w:rsidR="00E564C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Pr="000307A0">
        <w:rPr>
          <w:rFonts w:ascii="Times New Roman" w:hAnsi="Times New Roman" w:cs="Times New Roman"/>
          <w:sz w:val="24"/>
          <w:szCs w:val="24"/>
        </w:rPr>
        <w:t>.</w:t>
      </w:r>
    </w:p>
    <w:p w14:paraId="335BB202" w14:textId="77777777" w:rsidR="0048059C" w:rsidRPr="00454A8E" w:rsidRDefault="0048059C" w:rsidP="00984A5F">
      <w:pPr>
        <w:spacing w:line="480" w:lineRule="auto"/>
        <w:rPr>
          <w:rFonts w:ascii="Times New Roman" w:hAnsi="Times New Roman" w:cs="Times New Roman"/>
          <w:sz w:val="24"/>
          <w:szCs w:val="24"/>
        </w:rPr>
      </w:pPr>
    </w:p>
    <w:p w14:paraId="5FC8BDAF" w14:textId="77777777" w:rsidR="00AC5C5E" w:rsidRPr="00AC5C5E" w:rsidRDefault="002D0DCC" w:rsidP="00984A5F">
      <w:pPr>
        <w:spacing w:line="480" w:lineRule="auto"/>
        <w:rPr>
          <w:rFonts w:ascii="Times New Roman" w:hAnsi="Times New Roman" w:cs="Times New Roman"/>
          <w:sz w:val="24"/>
          <w:szCs w:val="24"/>
        </w:rPr>
      </w:pPr>
      <w:r>
        <w:rPr>
          <w:rFonts w:ascii="Times New Roman" w:hAnsi="Times New Roman" w:cs="Times New Roman" w:hint="eastAsia"/>
          <w:sz w:val="24"/>
          <w:szCs w:val="24"/>
        </w:rPr>
        <w:t>Mul</w:t>
      </w:r>
      <w:r>
        <w:rPr>
          <w:rFonts w:ascii="Times New Roman" w:hAnsi="Times New Roman" w:cs="Times New Roman"/>
          <w:sz w:val="24"/>
          <w:szCs w:val="24"/>
        </w:rPr>
        <w:t>ti-site analysis</w:t>
      </w:r>
    </w:p>
    <w:p w14:paraId="3321BCF0" w14:textId="64FC61A2"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lastRenderedPageBreak/>
        <w:t xml:space="preserve">As we considered, </w:t>
      </w:r>
      <w:r w:rsidR="004D091F" w:rsidRPr="00AC5C5E">
        <w:rPr>
          <w:rFonts w:ascii="Times New Roman" w:hAnsi="Times New Roman" w:cs="Times New Roman"/>
          <w:sz w:val="24"/>
          <w:szCs w:val="24"/>
        </w:rPr>
        <w:t xml:space="preserve">the scanner, imaging </w:t>
      </w:r>
      <w:r w:rsidR="00393AB0" w:rsidRPr="00AC5C5E">
        <w:rPr>
          <w:rFonts w:ascii="Times New Roman" w:hAnsi="Times New Roman" w:cs="Times New Roman"/>
          <w:sz w:val="24"/>
          <w:szCs w:val="24"/>
        </w:rPr>
        <w:t>protocol</w:t>
      </w:r>
      <w:r w:rsidR="004D091F" w:rsidRPr="00AC5C5E">
        <w:rPr>
          <w:rFonts w:ascii="Times New Roman" w:hAnsi="Times New Roman" w:cs="Times New Roman"/>
          <w:sz w:val="24"/>
          <w:szCs w:val="24"/>
        </w:rPr>
        <w:t xml:space="preserve"> and clinical measures may bias a single site imaging study</w:t>
      </w:r>
      <w:r w:rsidRPr="00AC5C5E">
        <w:rPr>
          <w:rFonts w:ascii="Times New Roman" w:hAnsi="Times New Roman" w:cs="Times New Roman"/>
          <w:sz w:val="24"/>
          <w:szCs w:val="24"/>
        </w:rPr>
        <w:t xml:space="preserve">. To overcome these drawbacks, we acquired high quality fMRI data with common </w:t>
      </w:r>
      <w:r w:rsidR="00E26D02" w:rsidRPr="00AC5C5E">
        <w:rPr>
          <w:rFonts w:ascii="Times New Roman" w:hAnsi="Times New Roman" w:cs="Times New Roman"/>
          <w:sz w:val="24"/>
          <w:szCs w:val="24"/>
        </w:rPr>
        <w:t>protocol</w:t>
      </w:r>
      <w:r w:rsidRPr="00AC5C5E">
        <w:rPr>
          <w:rFonts w:ascii="Times New Roman" w:hAnsi="Times New Roman" w:cs="Times New Roman"/>
          <w:sz w:val="24"/>
          <w:szCs w:val="24"/>
        </w:rPr>
        <w:t xml:space="preserve"> </w:t>
      </w:r>
      <w:r w:rsidR="00DC2211" w:rsidRPr="001B2053">
        <w:rPr>
          <w:rFonts w:ascii="Times New Roman" w:hAnsi="Times New Roman" w:cs="Times New Roman"/>
          <w:sz w:val="24"/>
          <w:szCs w:val="24"/>
        </w:rPr>
        <w:t>from hospitals distributed across China</w:t>
      </w:r>
      <w:r w:rsidR="00DC2211" w:rsidRPr="00AC5C5E">
        <w:rPr>
          <w:rFonts w:ascii="Times New Roman" w:hAnsi="Times New Roman" w:cs="Times New Roman"/>
          <w:sz w:val="24"/>
          <w:szCs w:val="24"/>
        </w:rPr>
        <w:t xml:space="preserve">. </w:t>
      </w:r>
      <w:r w:rsidRPr="00AC5C5E">
        <w:rPr>
          <w:rFonts w:ascii="Times New Roman" w:hAnsi="Times New Roman" w:cs="Times New Roman"/>
          <w:sz w:val="24"/>
          <w:szCs w:val="24"/>
        </w:rPr>
        <w:t xml:space="preserve">The subjects are also recruited </w:t>
      </w:r>
      <w:r w:rsidR="002E6421">
        <w:rPr>
          <w:rFonts w:ascii="Times New Roman" w:hAnsi="Times New Roman" w:cs="Times New Roman"/>
          <w:sz w:val="24"/>
          <w:szCs w:val="24"/>
        </w:rPr>
        <w:t>under</w:t>
      </w:r>
      <w:r w:rsidRPr="00AC5C5E">
        <w:rPr>
          <w:rFonts w:ascii="Times New Roman" w:hAnsi="Times New Roman" w:cs="Times New Roman"/>
          <w:sz w:val="24"/>
          <w:szCs w:val="24"/>
        </w:rPr>
        <w:t xml:space="preserve"> the same </w:t>
      </w:r>
      <w:r w:rsidR="00E26D02" w:rsidRPr="00AC5C5E">
        <w:rPr>
          <w:rFonts w:ascii="Times New Roman" w:hAnsi="Times New Roman" w:cs="Times New Roman"/>
          <w:sz w:val="24"/>
          <w:szCs w:val="24"/>
        </w:rPr>
        <w:t>criteria</w:t>
      </w:r>
      <w:r w:rsidRPr="00AC5C5E">
        <w:rPr>
          <w:rFonts w:ascii="Times New Roman" w:hAnsi="Times New Roman" w:cs="Times New Roman"/>
          <w:sz w:val="24"/>
          <w:szCs w:val="24"/>
        </w:rPr>
        <w:t xml:space="preserve"> and the clinical scores are assessed </w:t>
      </w:r>
      <w:r w:rsidR="00E71D9B">
        <w:rPr>
          <w:rFonts w:ascii="Times New Roman" w:hAnsi="Times New Roman" w:cs="Times New Roman"/>
          <w:sz w:val="24"/>
          <w:szCs w:val="24"/>
        </w:rPr>
        <w:t xml:space="preserve">according to </w:t>
      </w:r>
      <w:r w:rsidRPr="00AC5C5E">
        <w:rPr>
          <w:rFonts w:ascii="Times New Roman" w:hAnsi="Times New Roman" w:cs="Times New Roman"/>
          <w:sz w:val="24"/>
          <w:szCs w:val="24"/>
        </w:rPr>
        <w:t xml:space="preserve">the </w:t>
      </w:r>
      <w:r w:rsidR="00E71D9B">
        <w:rPr>
          <w:rFonts w:ascii="Times New Roman" w:hAnsi="Times New Roman" w:cs="Times New Roman"/>
          <w:sz w:val="24"/>
          <w:szCs w:val="24"/>
        </w:rPr>
        <w:t>standard</w:t>
      </w:r>
      <w:r w:rsidRPr="00AC5C5E">
        <w:rPr>
          <w:rFonts w:ascii="Times New Roman" w:hAnsi="Times New Roman" w:cs="Times New Roman"/>
          <w:sz w:val="24"/>
          <w:szCs w:val="24"/>
        </w:rPr>
        <w:t xml:space="preserve">. </w:t>
      </w:r>
      <w:r w:rsidRPr="0027297C">
        <w:rPr>
          <w:rFonts w:ascii="Times New Roman" w:hAnsi="Times New Roman" w:cs="Times New Roman"/>
          <w:sz w:val="24"/>
          <w:szCs w:val="24"/>
        </w:rPr>
        <w:t>Despite these control</w:t>
      </w:r>
      <w:r w:rsidR="00E71D9B">
        <w:rPr>
          <w:rFonts w:ascii="Times New Roman" w:hAnsi="Times New Roman" w:cs="Times New Roman"/>
          <w:sz w:val="24"/>
          <w:szCs w:val="24"/>
        </w:rPr>
        <w:t>ed</w:t>
      </w:r>
      <w:r w:rsidRPr="0027297C">
        <w:rPr>
          <w:rFonts w:ascii="Times New Roman" w:hAnsi="Times New Roman" w:cs="Times New Roman"/>
          <w:sz w:val="24"/>
          <w:szCs w:val="24"/>
        </w:rPr>
        <w:t xml:space="preserve"> measures, the data and the statistical results may be influenced by the differences in psychopathology, </w:t>
      </w:r>
      <w:r w:rsidR="00E26D02" w:rsidRPr="0027297C">
        <w:rPr>
          <w:rFonts w:ascii="Times New Roman" w:hAnsi="Times New Roman" w:cs="Times New Roman"/>
          <w:sz w:val="24"/>
          <w:szCs w:val="24"/>
        </w:rPr>
        <w:t>exposure</w:t>
      </w:r>
      <w:r w:rsidRPr="0027297C">
        <w:rPr>
          <w:rFonts w:ascii="Times New Roman" w:hAnsi="Times New Roman" w:cs="Times New Roman"/>
          <w:sz w:val="24"/>
          <w:szCs w:val="24"/>
        </w:rPr>
        <w:t xml:space="preserve"> to </w:t>
      </w:r>
      <w:r w:rsidR="00E26D02" w:rsidRPr="0027297C">
        <w:rPr>
          <w:rFonts w:ascii="Times New Roman" w:hAnsi="Times New Roman" w:cs="Times New Roman"/>
          <w:sz w:val="24"/>
          <w:szCs w:val="24"/>
        </w:rPr>
        <w:t>antipsychotic</w:t>
      </w:r>
      <w:r w:rsidRPr="0027297C">
        <w:rPr>
          <w:rFonts w:ascii="Times New Roman" w:hAnsi="Times New Roman" w:cs="Times New Roman"/>
          <w:sz w:val="24"/>
          <w:szCs w:val="24"/>
        </w:rPr>
        <w:t xml:space="preserve"> medication</w:t>
      </w:r>
      <w:r w:rsidR="0027297C" w:rsidRPr="0027297C">
        <w:rPr>
          <w:rFonts w:ascii="Times New Roman" w:hAnsi="Times New Roman" w:cs="Times New Roman" w:hint="eastAsia"/>
          <w:sz w:val="24"/>
          <w:szCs w:val="24"/>
        </w:rPr>
        <w:t>，</w:t>
      </w:r>
      <w:r w:rsidR="0027297C" w:rsidRPr="0027297C">
        <w:rPr>
          <w:rFonts w:ascii="Times New Roman" w:hAnsi="Times New Roman" w:cs="Times New Roman"/>
          <w:sz w:val="24"/>
          <w:szCs w:val="24"/>
        </w:rPr>
        <w:t>scanner type and some other potential effects</w:t>
      </w:r>
      <w:r w:rsidRPr="0027297C">
        <w:rPr>
          <w:rFonts w:ascii="Times New Roman" w:hAnsi="Times New Roman" w:cs="Times New Roman"/>
          <w:sz w:val="24"/>
          <w:szCs w:val="24"/>
        </w:rPr>
        <w:t xml:space="preserve"> from different sites.</w:t>
      </w:r>
      <w:r w:rsidRPr="00AC5C5E">
        <w:rPr>
          <w:rFonts w:ascii="Times New Roman" w:hAnsi="Times New Roman" w:cs="Times New Roman"/>
          <w:sz w:val="24"/>
          <w:szCs w:val="24"/>
        </w:rPr>
        <w:t xml:space="preserve"> In order to assess the </w:t>
      </w:r>
      <w:r w:rsidR="00FC45AD">
        <w:rPr>
          <w:rFonts w:ascii="Times New Roman" w:hAnsi="Times New Roman" w:cs="Times New Roman"/>
          <w:sz w:val="24"/>
          <w:szCs w:val="24"/>
        </w:rPr>
        <w:t>generalization</w:t>
      </w:r>
      <w:r w:rsidRPr="00AC5C5E">
        <w:rPr>
          <w:rFonts w:ascii="Times New Roman" w:hAnsi="Times New Roman" w:cs="Times New Roman"/>
          <w:sz w:val="24"/>
          <w:szCs w:val="24"/>
        </w:rPr>
        <w:t xml:space="preserve"> of the effects, </w:t>
      </w:r>
      <w:r w:rsidR="00797997">
        <w:rPr>
          <w:rFonts w:ascii="Times New Roman" w:hAnsi="Times New Roman" w:cs="Times New Roman"/>
          <w:sz w:val="24"/>
          <w:szCs w:val="24"/>
        </w:rPr>
        <w:t>m</w:t>
      </w:r>
      <w:r w:rsidR="00904A8F">
        <w:rPr>
          <w:rFonts w:ascii="Times New Roman" w:hAnsi="Times New Roman" w:cs="Times New Roman"/>
          <w:sz w:val="24"/>
          <w:szCs w:val="24"/>
        </w:rPr>
        <w:t>eta-analysis was</w:t>
      </w:r>
      <w:r w:rsidRPr="00AC5C5E">
        <w:rPr>
          <w:rFonts w:ascii="Times New Roman" w:hAnsi="Times New Roman" w:cs="Times New Roman"/>
          <w:sz w:val="24"/>
          <w:szCs w:val="24"/>
        </w:rPr>
        <w:t xml:space="preserve"> used here to pooling </w:t>
      </w:r>
      <w:r w:rsidR="00E26D02" w:rsidRPr="00AC5C5E">
        <w:rPr>
          <w:rFonts w:ascii="Times New Roman" w:hAnsi="Times New Roman" w:cs="Times New Roman"/>
          <w:sz w:val="24"/>
          <w:szCs w:val="24"/>
        </w:rPr>
        <w:t>results</w:t>
      </w:r>
      <w:r w:rsidRPr="00AC5C5E">
        <w:rPr>
          <w:rFonts w:ascii="Times New Roman" w:hAnsi="Times New Roman" w:cs="Times New Roman"/>
          <w:sz w:val="24"/>
          <w:szCs w:val="24"/>
        </w:rPr>
        <w:t xml:space="preserve"> from single site to increase the statistical power </w: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 </w:instrTex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EN.CITE.DATA </w:instrText>
      </w:r>
      <w:r w:rsidR="00732554">
        <w:rPr>
          <w:rFonts w:ascii="Times New Roman" w:hAnsi="Times New Roman" w:cs="Times New Roman"/>
          <w:sz w:val="24"/>
          <w:szCs w:val="24"/>
        </w:rPr>
      </w:r>
      <w:r w:rsidR="00732554">
        <w:rPr>
          <w:rFonts w:ascii="Times New Roman" w:hAnsi="Times New Roman" w:cs="Times New Roman"/>
          <w:sz w:val="24"/>
          <w:szCs w:val="24"/>
        </w:rPr>
        <w:fldChar w:fldCharType="end"/>
      </w:r>
      <w:r w:rsidR="00732554">
        <w:rPr>
          <w:rFonts w:ascii="Times New Roman" w:hAnsi="Times New Roman" w:cs="Times New Roman"/>
          <w:sz w:val="24"/>
          <w:szCs w:val="24"/>
        </w:rPr>
      </w:r>
      <w:r w:rsidR="00732554">
        <w:rPr>
          <w:rFonts w:ascii="Times New Roman" w:hAnsi="Times New Roman" w:cs="Times New Roman"/>
          <w:sz w:val="24"/>
          <w:szCs w:val="24"/>
        </w:rPr>
        <w:fldChar w:fldCharType="separate"/>
      </w:r>
      <w:r w:rsidR="00732554">
        <w:rPr>
          <w:rFonts w:ascii="Times New Roman" w:hAnsi="Times New Roman" w:cs="Times New Roman"/>
          <w:noProof/>
          <w:sz w:val="24"/>
          <w:szCs w:val="24"/>
        </w:rPr>
        <w:t>(</w:t>
      </w:r>
      <w:hyperlink w:anchor="_ENREF_10" w:tooltip="Costafreda, 2009 #883" w:history="1">
        <w:r w:rsidR="00EE0723">
          <w:rPr>
            <w:rFonts w:ascii="Times New Roman" w:hAnsi="Times New Roman" w:cs="Times New Roman"/>
            <w:noProof/>
            <w:sz w:val="24"/>
            <w:szCs w:val="24"/>
          </w:rPr>
          <w:t>Costafreda, 2009</w:t>
        </w:r>
      </w:hyperlink>
      <w:r w:rsidR="00732554">
        <w:rPr>
          <w:rFonts w:ascii="Times New Roman" w:hAnsi="Times New Roman" w:cs="Times New Roman"/>
          <w:noProof/>
          <w:sz w:val="24"/>
          <w:szCs w:val="24"/>
        </w:rPr>
        <w:t xml:space="preserve">; </w:t>
      </w:r>
      <w:hyperlink w:anchor="_ENREF_54" w:tooltip="Turner, 2013 #2230" w:history="1">
        <w:r w:rsidR="00EE0723">
          <w:rPr>
            <w:rFonts w:ascii="Times New Roman" w:hAnsi="Times New Roman" w:cs="Times New Roman"/>
            <w:noProof/>
            <w:sz w:val="24"/>
            <w:szCs w:val="24"/>
          </w:rPr>
          <w:t>Turner et al., 2013</w:t>
        </w:r>
      </w:hyperlink>
      <w:r w:rsidR="00732554">
        <w:rPr>
          <w:rFonts w:ascii="Times New Roman" w:hAnsi="Times New Roman" w:cs="Times New Roman"/>
          <w:noProof/>
          <w:sz w:val="24"/>
          <w:szCs w:val="24"/>
        </w:rPr>
        <w:t>)</w:t>
      </w:r>
      <w:r w:rsidR="00732554">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To model the heterogeneous induced by the different </w:t>
      </w:r>
      <w:r w:rsidRPr="00265556">
        <w:rPr>
          <w:rFonts w:ascii="Times New Roman" w:hAnsi="Times New Roman" w:cs="Times New Roman"/>
          <w:sz w:val="24"/>
          <w:szCs w:val="24"/>
        </w:rPr>
        <w:t xml:space="preserve">subjective </w:t>
      </w:r>
      <w:r w:rsidR="00BD3DDD" w:rsidRPr="00265556">
        <w:rPr>
          <w:rFonts w:ascii="Times New Roman" w:hAnsi="Times New Roman" w:cs="Times New Roman"/>
          <w:sz w:val="24"/>
          <w:szCs w:val="24"/>
        </w:rPr>
        <w:t>groups</w:t>
      </w:r>
      <w:r w:rsidRPr="00265556">
        <w:rPr>
          <w:rFonts w:ascii="Times New Roman" w:hAnsi="Times New Roman" w:cs="Times New Roman"/>
          <w:sz w:val="24"/>
          <w:szCs w:val="24"/>
        </w:rPr>
        <w:t xml:space="preserve">, </w:t>
      </w:r>
      <w:r w:rsidR="00E26D02" w:rsidRPr="00265556">
        <w:rPr>
          <w:rFonts w:ascii="Times New Roman" w:hAnsi="Times New Roman" w:cs="Times New Roman"/>
          <w:sz w:val="24"/>
          <w:szCs w:val="24"/>
        </w:rPr>
        <w:t>acquisition</w:t>
      </w:r>
      <w:r w:rsidRPr="00265556">
        <w:rPr>
          <w:rFonts w:ascii="Times New Roman" w:hAnsi="Times New Roman" w:cs="Times New Roman"/>
          <w:sz w:val="24"/>
          <w:szCs w:val="24"/>
        </w:rPr>
        <w:t xml:space="preserve"> software and hardware, and the </w:t>
      </w:r>
      <w:r w:rsidR="00E26D02" w:rsidRPr="00265556">
        <w:rPr>
          <w:rFonts w:ascii="Times New Roman" w:hAnsi="Times New Roman" w:cs="Times New Roman"/>
          <w:sz w:val="24"/>
          <w:szCs w:val="24"/>
        </w:rPr>
        <w:t>individual</w:t>
      </w:r>
      <w:r w:rsidRPr="00265556">
        <w:rPr>
          <w:rFonts w:ascii="Times New Roman" w:hAnsi="Times New Roman" w:cs="Times New Roman"/>
          <w:sz w:val="24"/>
          <w:szCs w:val="24"/>
        </w:rPr>
        <w:t xml:space="preserve"> variance in coregistering to the template, we </w:t>
      </w:r>
      <w:r w:rsidR="00FC45AD" w:rsidRPr="00265556">
        <w:rPr>
          <w:rFonts w:ascii="Times New Roman" w:hAnsi="Times New Roman" w:cs="Times New Roman"/>
          <w:sz w:val="24"/>
          <w:szCs w:val="24"/>
        </w:rPr>
        <w:t>introduced</w:t>
      </w:r>
      <w:r w:rsidRPr="00265556">
        <w:rPr>
          <w:rFonts w:ascii="Times New Roman" w:hAnsi="Times New Roman" w:cs="Times New Roman"/>
          <w:sz w:val="24"/>
          <w:szCs w:val="24"/>
        </w:rPr>
        <w:t xml:space="preserve"> site fac</w:t>
      </w:r>
      <w:r w:rsidRPr="00AC5C5E">
        <w:rPr>
          <w:rFonts w:ascii="Times New Roman" w:hAnsi="Times New Roman" w:cs="Times New Roman"/>
          <w:sz w:val="24"/>
          <w:szCs w:val="24"/>
        </w:rPr>
        <w:t xml:space="preserve">tor as a random effect. By applying such multi-site experiment design and pooling </w:t>
      </w:r>
      <w:r w:rsidR="00E26D02" w:rsidRPr="00AC5C5E">
        <w:rPr>
          <w:rFonts w:ascii="Times New Roman" w:hAnsi="Times New Roman" w:cs="Times New Roman"/>
          <w:sz w:val="24"/>
          <w:szCs w:val="24"/>
        </w:rPr>
        <w:t>strategy</w:t>
      </w:r>
      <w:r w:rsidRPr="00AC5C5E">
        <w:rPr>
          <w:rFonts w:ascii="Times New Roman" w:hAnsi="Times New Roman" w:cs="Times New Roman"/>
          <w:sz w:val="24"/>
          <w:szCs w:val="24"/>
        </w:rPr>
        <w:t>, we were able to, first, reduce the possibility of biased results</w:t>
      </w:r>
      <w:r w:rsidR="003F33AC">
        <w:rPr>
          <w:rFonts w:ascii="Times New Roman" w:hAnsi="Times New Roman" w:cs="Times New Roman"/>
          <w:sz w:val="24"/>
          <w:szCs w:val="24"/>
        </w:rPr>
        <w:t xml:space="preserve"> in a single </w:t>
      </w:r>
      <w:r w:rsidR="00520D05">
        <w:rPr>
          <w:rFonts w:ascii="Times New Roman" w:hAnsi="Times New Roman" w:cs="Times New Roman"/>
          <w:sz w:val="24"/>
          <w:szCs w:val="24"/>
        </w:rPr>
        <w:t>site,</w:t>
      </w:r>
      <w:r w:rsidR="003F33AC">
        <w:rPr>
          <w:rFonts w:ascii="Times New Roman" w:hAnsi="Times New Roman" w:cs="Times New Roman"/>
          <w:sz w:val="24"/>
          <w:szCs w:val="24"/>
        </w:rPr>
        <w:t xml:space="preserve"> and provide more </w:t>
      </w:r>
      <w:r w:rsidRPr="00AC5C5E">
        <w:rPr>
          <w:rFonts w:ascii="Times New Roman" w:hAnsi="Times New Roman" w:cs="Times New Roman"/>
          <w:sz w:val="24"/>
          <w:szCs w:val="24"/>
        </w:rPr>
        <w:t>reliable and generalized results; second, extract novel insights from existing large-scale datasets by increasing the statistical power</w:t>
      </w:r>
      <w:r w:rsidR="00DC2211">
        <w:rPr>
          <w:rFonts w:ascii="Times New Roman" w:hAnsi="Times New Roman" w:cs="Times New Roman"/>
          <w:sz w:val="24"/>
          <w:szCs w:val="24"/>
        </w:rPr>
        <w:t xml:space="preserve">. </w:t>
      </w:r>
      <w:r w:rsidR="007815E9">
        <w:rPr>
          <w:rFonts w:ascii="Times New Roman" w:hAnsi="Times New Roman" w:cs="Times New Roman"/>
          <w:sz w:val="24"/>
          <w:szCs w:val="24"/>
        </w:rPr>
        <w:t>Variation caused by confounding effect can</w:t>
      </w:r>
      <w:r w:rsidR="00820113">
        <w:rPr>
          <w:rFonts w:ascii="Times New Roman" w:hAnsi="Times New Roman" w:cs="Times New Roman"/>
          <w:sz w:val="24"/>
          <w:szCs w:val="24"/>
        </w:rPr>
        <w:t xml:space="preserve"> be covered by the large sample </w:t>
      </w:r>
      <w:r w:rsidR="007815E9">
        <w:rPr>
          <w:rFonts w:ascii="Times New Roman" w:hAnsi="Times New Roman" w:cs="Times New Roman"/>
          <w:sz w:val="24"/>
          <w:szCs w:val="24"/>
        </w:rPr>
        <w:t>size;</w:t>
      </w:r>
      <w:r w:rsidR="00820113">
        <w:rPr>
          <w:rFonts w:ascii="Times New Roman" w:hAnsi="Times New Roman" w:cs="Times New Roman"/>
          <w:sz w:val="24"/>
          <w:szCs w:val="24"/>
        </w:rPr>
        <w:t xml:space="preserve"> the </w:t>
      </w:r>
      <w:r w:rsidR="0016060E">
        <w:rPr>
          <w:rFonts w:ascii="Times New Roman" w:hAnsi="Times New Roman" w:cs="Times New Roman"/>
          <w:sz w:val="24"/>
          <w:szCs w:val="24"/>
        </w:rPr>
        <w:t xml:space="preserve">results may </w:t>
      </w:r>
      <w:r w:rsidR="00820113">
        <w:rPr>
          <w:rFonts w:ascii="Times New Roman" w:hAnsi="Times New Roman" w:cs="Times New Roman"/>
          <w:sz w:val="24"/>
          <w:szCs w:val="24"/>
        </w:rPr>
        <w:t>generali</w:t>
      </w:r>
      <w:r w:rsidR="00DF3FED">
        <w:rPr>
          <w:rFonts w:ascii="Times New Roman" w:hAnsi="Times New Roman" w:cs="Times New Roman"/>
          <w:sz w:val="24"/>
          <w:szCs w:val="24"/>
        </w:rPr>
        <w:t>ze over sites and are more likely</w:t>
      </w:r>
      <w:r w:rsidR="00820113">
        <w:rPr>
          <w:rFonts w:ascii="Times New Roman" w:hAnsi="Times New Roman" w:cs="Times New Roman"/>
          <w:sz w:val="24"/>
          <w:szCs w:val="24"/>
        </w:rPr>
        <w:t xml:space="preserve"> to be substantial. </w:t>
      </w:r>
      <w:r w:rsidRPr="00AC5C5E">
        <w:rPr>
          <w:rFonts w:ascii="Times New Roman" w:hAnsi="Times New Roman" w:cs="Times New Roman"/>
          <w:sz w:val="24"/>
          <w:szCs w:val="24"/>
        </w:rPr>
        <w:t xml:space="preserve"> </w:t>
      </w:r>
    </w:p>
    <w:p w14:paraId="305A1F47" w14:textId="77777777" w:rsidR="00670D18" w:rsidRDefault="00670D18" w:rsidP="00984A5F">
      <w:pPr>
        <w:spacing w:line="480" w:lineRule="auto"/>
        <w:rPr>
          <w:rFonts w:ascii="Times New Roman" w:hAnsi="Times New Roman" w:cs="Times New Roman"/>
          <w:sz w:val="24"/>
          <w:szCs w:val="24"/>
        </w:rPr>
      </w:pPr>
    </w:p>
    <w:p w14:paraId="0C6EA357" w14:textId="77777777"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Limitations</w:t>
      </w:r>
    </w:p>
    <w:p w14:paraId="0B7CEB18" w14:textId="3BBAAE8D" w:rsidR="00AB2124" w:rsidRDefault="00AC5C5E" w:rsidP="00185220">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The present findings must be considered with respect to </w:t>
      </w:r>
      <w:r w:rsidR="002D280B" w:rsidRPr="00AC5C5E">
        <w:rPr>
          <w:rFonts w:ascii="Times New Roman" w:hAnsi="Times New Roman" w:cs="Times New Roman"/>
          <w:sz w:val="24"/>
          <w:szCs w:val="24"/>
        </w:rPr>
        <w:t>several</w:t>
      </w:r>
      <w:r w:rsidRPr="00AC5C5E">
        <w:rPr>
          <w:rFonts w:ascii="Times New Roman" w:hAnsi="Times New Roman" w:cs="Times New Roman"/>
          <w:sz w:val="24"/>
          <w:szCs w:val="24"/>
        </w:rPr>
        <w:t xml:space="preserve"> limitations. Some researchers suspect</w:t>
      </w:r>
      <w:r w:rsidR="00893935">
        <w:rPr>
          <w:rFonts w:ascii="Times New Roman" w:hAnsi="Times New Roman" w:cs="Times New Roman"/>
          <w:sz w:val="24"/>
          <w:szCs w:val="24"/>
        </w:rPr>
        <w:t>ed</w:t>
      </w:r>
      <w:r w:rsidRPr="00AC5C5E">
        <w:rPr>
          <w:rFonts w:ascii="Times New Roman" w:hAnsi="Times New Roman" w:cs="Times New Roman"/>
          <w:sz w:val="24"/>
          <w:szCs w:val="24"/>
        </w:rPr>
        <w:t xml:space="preserve"> that working memory is a distributed system rather than represented in a </w:t>
      </w:r>
      <w:r w:rsidR="00DF3FED">
        <w:rPr>
          <w:rFonts w:ascii="Times New Roman" w:hAnsi="Times New Roman" w:cs="Times New Roman"/>
          <w:sz w:val="24"/>
          <w:szCs w:val="24"/>
        </w:rPr>
        <w:t>few isolated core areas</w:t>
      </w:r>
      <w:r w:rsidR="00A9748D">
        <w:rPr>
          <w:rFonts w:ascii="Times New Roman" w:hAnsi="Times New Roman" w:cs="Times New Roman"/>
          <w:sz w:val="24"/>
          <w:szCs w:val="24"/>
        </w:rPr>
        <w:t xml:space="preserve"> </w: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 </w:instrTex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EN.CITE.DATA </w:instrText>
      </w:r>
      <w:r w:rsidR="00A9748D">
        <w:rPr>
          <w:rFonts w:ascii="Times New Roman" w:hAnsi="Times New Roman" w:cs="Times New Roman"/>
          <w:sz w:val="24"/>
          <w:szCs w:val="24"/>
        </w:rPr>
      </w:r>
      <w:r w:rsidR="00A9748D">
        <w:rPr>
          <w:rFonts w:ascii="Times New Roman" w:hAnsi="Times New Roman" w:cs="Times New Roman"/>
          <w:sz w:val="24"/>
          <w:szCs w:val="24"/>
        </w:rPr>
        <w:fldChar w:fldCharType="end"/>
      </w:r>
      <w:r w:rsidR="00A9748D">
        <w:rPr>
          <w:rFonts w:ascii="Times New Roman" w:hAnsi="Times New Roman" w:cs="Times New Roman"/>
          <w:sz w:val="24"/>
          <w:szCs w:val="24"/>
        </w:rPr>
      </w:r>
      <w:r w:rsidR="00A9748D">
        <w:rPr>
          <w:rFonts w:ascii="Times New Roman" w:hAnsi="Times New Roman" w:cs="Times New Roman"/>
          <w:sz w:val="24"/>
          <w:szCs w:val="24"/>
        </w:rPr>
        <w:fldChar w:fldCharType="separate"/>
      </w:r>
      <w:r w:rsidR="00A9748D">
        <w:rPr>
          <w:rFonts w:ascii="Times New Roman" w:hAnsi="Times New Roman" w:cs="Times New Roman"/>
          <w:noProof/>
          <w:sz w:val="24"/>
          <w:szCs w:val="24"/>
        </w:rPr>
        <w:t>(</w:t>
      </w:r>
      <w:hyperlink w:anchor="_ENREF_14" w:tooltip="Eriksson, 2015 #1894" w:history="1">
        <w:r w:rsidR="00EE0723">
          <w:rPr>
            <w:rFonts w:ascii="Times New Roman" w:hAnsi="Times New Roman" w:cs="Times New Roman"/>
            <w:noProof/>
            <w:sz w:val="24"/>
            <w:szCs w:val="24"/>
          </w:rPr>
          <w:t>Eriksson et al., 2015</w:t>
        </w:r>
      </w:hyperlink>
      <w:r w:rsidR="00A9748D">
        <w:rPr>
          <w:rFonts w:ascii="Times New Roman" w:hAnsi="Times New Roman" w:cs="Times New Roman"/>
          <w:noProof/>
          <w:sz w:val="24"/>
          <w:szCs w:val="24"/>
        </w:rPr>
        <w:t>)</w:t>
      </w:r>
      <w:r w:rsidR="00A9748D">
        <w:rPr>
          <w:rFonts w:ascii="Times New Roman" w:hAnsi="Times New Roman" w:cs="Times New Roman"/>
          <w:sz w:val="24"/>
          <w:szCs w:val="24"/>
        </w:rPr>
        <w:fldChar w:fldCharType="end"/>
      </w:r>
      <w:r w:rsidR="00DF3FED">
        <w:rPr>
          <w:rFonts w:ascii="Times New Roman" w:hAnsi="Times New Roman" w:cs="Times New Roman"/>
          <w:sz w:val="24"/>
          <w:szCs w:val="24"/>
        </w:rPr>
        <w:t xml:space="preserve">. </w:t>
      </w:r>
      <w:r w:rsidR="00A05771">
        <w:rPr>
          <w:rFonts w:ascii="Times New Roman" w:hAnsi="Times New Roman" w:cs="Times New Roman"/>
          <w:sz w:val="24"/>
          <w:szCs w:val="24"/>
        </w:rPr>
        <w:t>E</w:t>
      </w:r>
      <w:r w:rsidRPr="00AC5C5E">
        <w:rPr>
          <w:rFonts w:ascii="Times New Roman" w:hAnsi="Times New Roman" w:cs="Times New Roman"/>
          <w:sz w:val="24"/>
          <w:szCs w:val="24"/>
        </w:rPr>
        <w:t xml:space="preserve">vidence showed that </w:t>
      </w:r>
      <w:r w:rsidR="00A05771" w:rsidRPr="00AC5C5E">
        <w:rPr>
          <w:rFonts w:ascii="Times New Roman" w:hAnsi="Times New Roman" w:cs="Times New Roman"/>
          <w:sz w:val="24"/>
          <w:szCs w:val="24"/>
        </w:rPr>
        <w:lastRenderedPageBreak/>
        <w:t xml:space="preserve">schizophrenia patients </w:t>
      </w:r>
      <w:r w:rsidR="00A05771">
        <w:rPr>
          <w:rFonts w:ascii="Times New Roman" w:hAnsi="Times New Roman" w:cs="Times New Roman"/>
          <w:sz w:val="24"/>
          <w:szCs w:val="24"/>
        </w:rPr>
        <w:t>have</w:t>
      </w:r>
      <w:r w:rsidRPr="00AC5C5E">
        <w:rPr>
          <w:rFonts w:ascii="Times New Roman" w:hAnsi="Times New Roman" w:cs="Times New Roman"/>
          <w:sz w:val="24"/>
          <w:szCs w:val="24"/>
        </w:rPr>
        <w:t xml:space="preserve"> diffuse </w:t>
      </w:r>
      <w:r w:rsidR="003F094A" w:rsidRPr="00AC5C5E">
        <w:rPr>
          <w:rFonts w:ascii="Times New Roman" w:hAnsi="Times New Roman" w:cs="Times New Roman"/>
          <w:sz w:val="24"/>
          <w:szCs w:val="24"/>
        </w:rPr>
        <w:t>impairment</w:t>
      </w:r>
      <w:r w:rsidRPr="00AC5C5E">
        <w:rPr>
          <w:rFonts w:ascii="Times New Roman" w:hAnsi="Times New Roman" w:cs="Times New Roman"/>
          <w:sz w:val="24"/>
          <w:szCs w:val="24"/>
        </w:rPr>
        <w:t xml:space="preserve"> across brain</w:t>
      </w:r>
      <w:r w:rsidR="00526CA7">
        <w:rPr>
          <w:rFonts w:ascii="Times New Roman" w:hAnsi="Times New Roman" w:cs="Times New Roman"/>
          <w:sz w:val="24"/>
          <w:szCs w:val="24"/>
        </w:rPr>
        <w:t xml:space="preserve"> </w:t>
      </w:r>
      <w:r w:rsidR="00526CA7">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 </w:instrText>
      </w:r>
      <w:r w:rsidR="008806EB">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EN.CITE.DATA </w:instrText>
      </w:r>
      <w:r w:rsidR="008806EB">
        <w:rPr>
          <w:rFonts w:ascii="Times New Roman" w:hAnsi="Times New Roman" w:cs="Times New Roman"/>
          <w:sz w:val="24"/>
          <w:szCs w:val="24"/>
        </w:rPr>
      </w:r>
      <w:r w:rsidR="008806EB">
        <w:rPr>
          <w:rFonts w:ascii="Times New Roman" w:hAnsi="Times New Roman" w:cs="Times New Roman"/>
          <w:sz w:val="24"/>
          <w:szCs w:val="24"/>
        </w:rPr>
        <w:fldChar w:fldCharType="end"/>
      </w:r>
      <w:r w:rsidR="00526CA7">
        <w:rPr>
          <w:rFonts w:ascii="Times New Roman" w:hAnsi="Times New Roman" w:cs="Times New Roman"/>
          <w:sz w:val="24"/>
          <w:szCs w:val="24"/>
        </w:rPr>
      </w:r>
      <w:r w:rsidR="00526CA7">
        <w:rPr>
          <w:rFonts w:ascii="Times New Roman" w:hAnsi="Times New Roman" w:cs="Times New Roman"/>
          <w:sz w:val="24"/>
          <w:szCs w:val="24"/>
        </w:rPr>
        <w:fldChar w:fldCharType="separate"/>
      </w:r>
      <w:r w:rsidR="008806EB">
        <w:rPr>
          <w:rFonts w:ascii="Times New Roman" w:hAnsi="Times New Roman" w:cs="Times New Roman"/>
          <w:noProof/>
          <w:sz w:val="24"/>
          <w:szCs w:val="24"/>
        </w:rPr>
        <w:t>(</w:t>
      </w:r>
      <w:hyperlink w:anchor="_ENREF_7" w:tooltip="Buckley, 2005 #2145" w:history="1">
        <w:r w:rsidR="00EE0723">
          <w:rPr>
            <w:rFonts w:ascii="Times New Roman" w:hAnsi="Times New Roman" w:cs="Times New Roman"/>
            <w:noProof/>
            <w:sz w:val="24"/>
            <w:szCs w:val="24"/>
          </w:rPr>
          <w:t>Buckley, 2005</w:t>
        </w:r>
      </w:hyperlink>
      <w:r w:rsidR="008806EB">
        <w:rPr>
          <w:rFonts w:ascii="Times New Roman" w:hAnsi="Times New Roman" w:cs="Times New Roman"/>
          <w:noProof/>
          <w:sz w:val="24"/>
          <w:szCs w:val="24"/>
        </w:rPr>
        <w:t xml:space="preserve">; </w:t>
      </w:r>
      <w:hyperlink w:anchor="_ENREF_16" w:tooltip="Fioravanti, 2012 #2147" w:history="1">
        <w:r w:rsidR="00EE0723">
          <w:rPr>
            <w:rFonts w:ascii="Times New Roman" w:hAnsi="Times New Roman" w:cs="Times New Roman"/>
            <w:noProof/>
            <w:sz w:val="24"/>
            <w:szCs w:val="24"/>
          </w:rPr>
          <w:t>Fioravanti et al., 2012</w:t>
        </w:r>
      </w:hyperlink>
      <w:r w:rsidR="008806EB">
        <w:rPr>
          <w:rFonts w:ascii="Times New Roman" w:hAnsi="Times New Roman" w:cs="Times New Roman"/>
          <w:noProof/>
          <w:sz w:val="24"/>
          <w:szCs w:val="24"/>
        </w:rPr>
        <w:t xml:space="preserve">; </w:t>
      </w:r>
      <w:hyperlink w:anchor="_ENREF_27" w:tooltip="Jiang, 2013 #782" w:history="1">
        <w:r w:rsidR="00EE0723">
          <w:rPr>
            <w:rFonts w:ascii="Times New Roman" w:hAnsi="Times New Roman" w:cs="Times New Roman"/>
            <w:noProof/>
            <w:sz w:val="24"/>
            <w:szCs w:val="24"/>
          </w:rPr>
          <w:t>Jiang et al., 2013</w:t>
        </w:r>
      </w:hyperlink>
      <w:r w:rsidR="008806EB">
        <w:rPr>
          <w:rFonts w:ascii="Times New Roman" w:hAnsi="Times New Roman" w:cs="Times New Roman"/>
          <w:noProof/>
          <w:sz w:val="24"/>
          <w:szCs w:val="24"/>
        </w:rPr>
        <w:t>)</w:t>
      </w:r>
      <w:r w:rsidR="00526CA7">
        <w:rPr>
          <w:rFonts w:ascii="Times New Roman" w:hAnsi="Times New Roman" w:cs="Times New Roman"/>
          <w:sz w:val="24"/>
          <w:szCs w:val="24"/>
        </w:rPr>
        <w:fldChar w:fldCharType="end"/>
      </w:r>
      <w:r w:rsidRPr="00AC5C5E">
        <w:rPr>
          <w:rFonts w:ascii="Times New Roman" w:hAnsi="Times New Roman" w:cs="Times New Roman"/>
          <w:sz w:val="24"/>
          <w:szCs w:val="24"/>
        </w:rPr>
        <w:t>. Th</w:t>
      </w:r>
      <w:r w:rsidR="00CD63C4">
        <w:rPr>
          <w:rFonts w:ascii="Times New Roman" w:hAnsi="Times New Roman" w:cs="Times New Roman"/>
          <w:sz w:val="24"/>
          <w:szCs w:val="24"/>
        </w:rPr>
        <w:t>is</w:t>
      </w:r>
      <w:r w:rsidRPr="00AC5C5E">
        <w:rPr>
          <w:rFonts w:ascii="Times New Roman" w:hAnsi="Times New Roman" w:cs="Times New Roman"/>
          <w:sz w:val="24"/>
          <w:szCs w:val="24"/>
        </w:rPr>
        <w:t xml:space="preserve"> phenomena lead</w:t>
      </w:r>
      <w:r w:rsidR="0073750A">
        <w:rPr>
          <w:rFonts w:ascii="Times New Roman" w:hAnsi="Times New Roman" w:cs="Times New Roman"/>
          <w:sz w:val="24"/>
          <w:szCs w:val="24"/>
        </w:rPr>
        <w:t>s</w:t>
      </w:r>
      <w:r w:rsidRPr="00AC5C5E">
        <w:rPr>
          <w:rFonts w:ascii="Times New Roman" w:hAnsi="Times New Roman" w:cs="Times New Roman"/>
          <w:sz w:val="24"/>
          <w:szCs w:val="24"/>
        </w:rPr>
        <w:t xml:space="preserve"> to the possibility that the </w:t>
      </w:r>
      <w:r w:rsidR="003F094A" w:rsidRPr="00AC5C5E">
        <w:rPr>
          <w:rFonts w:ascii="Times New Roman" w:hAnsi="Times New Roman" w:cs="Times New Roman"/>
          <w:sz w:val="24"/>
          <w:szCs w:val="24"/>
        </w:rPr>
        <w:t>impairment</w:t>
      </w:r>
      <w:r w:rsidR="00AE612D">
        <w:rPr>
          <w:rFonts w:ascii="Times New Roman" w:hAnsi="Times New Roman" w:cs="Times New Roman"/>
          <w:sz w:val="24"/>
          <w:szCs w:val="24"/>
        </w:rPr>
        <w:t xml:space="preserve"> in working memory</w:t>
      </w:r>
      <w:r w:rsidRPr="00AC5C5E">
        <w:rPr>
          <w:rFonts w:ascii="Times New Roman" w:hAnsi="Times New Roman" w:cs="Times New Roman"/>
          <w:sz w:val="24"/>
          <w:szCs w:val="24"/>
        </w:rPr>
        <w:t xml:space="preserve"> networks </w:t>
      </w:r>
      <w:r w:rsidR="009E4265">
        <w:rPr>
          <w:rFonts w:ascii="Times New Roman" w:hAnsi="Times New Roman" w:cs="Times New Roman" w:hint="eastAsia"/>
          <w:sz w:val="24"/>
          <w:szCs w:val="24"/>
        </w:rPr>
        <w:t>could</w:t>
      </w:r>
      <w:r w:rsidR="009E4265">
        <w:rPr>
          <w:rFonts w:ascii="Times New Roman" w:hAnsi="Times New Roman" w:cs="Times New Roman"/>
          <w:sz w:val="24"/>
          <w:szCs w:val="24"/>
        </w:rPr>
        <w:t xml:space="preserve"> be</w:t>
      </w:r>
      <w:r w:rsidRPr="00AC5C5E">
        <w:rPr>
          <w:rFonts w:ascii="Times New Roman" w:hAnsi="Times New Roman" w:cs="Times New Roman"/>
          <w:sz w:val="24"/>
          <w:szCs w:val="24"/>
        </w:rPr>
        <w:t xml:space="preserve"> also distributed </w:t>
      </w:r>
      <w:r w:rsidR="003F1F70">
        <w:rPr>
          <w:rFonts w:ascii="Times New Roman" w:hAnsi="Times New Roman" w:cs="Times New Roman"/>
          <w:sz w:val="24"/>
          <w:szCs w:val="24"/>
        </w:rPr>
        <w:t>across</w:t>
      </w:r>
      <w:r w:rsidRPr="00AC5C5E">
        <w:rPr>
          <w:rFonts w:ascii="Times New Roman" w:hAnsi="Times New Roman" w:cs="Times New Roman"/>
          <w:sz w:val="24"/>
          <w:szCs w:val="24"/>
        </w:rPr>
        <w:t xml:space="preserve"> the </w:t>
      </w:r>
      <w:r w:rsidR="00AE612D">
        <w:rPr>
          <w:rFonts w:ascii="Times New Roman" w:hAnsi="Times New Roman" w:cs="Times New Roman"/>
          <w:sz w:val="24"/>
          <w:szCs w:val="24"/>
        </w:rPr>
        <w:t>working memory</w:t>
      </w:r>
      <w:r w:rsidRPr="00AC5C5E">
        <w:rPr>
          <w:rFonts w:ascii="Times New Roman" w:hAnsi="Times New Roman" w:cs="Times New Roman"/>
          <w:sz w:val="24"/>
          <w:szCs w:val="24"/>
        </w:rPr>
        <w:t xml:space="preserve"> networks. This may explain the </w:t>
      </w:r>
      <w:r w:rsidR="003F094A" w:rsidRPr="00AC5C5E">
        <w:rPr>
          <w:rFonts w:ascii="Times New Roman" w:hAnsi="Times New Roman" w:cs="Times New Roman"/>
          <w:sz w:val="24"/>
          <w:szCs w:val="24"/>
        </w:rPr>
        <w:t>difficulty</w:t>
      </w:r>
      <w:r w:rsidRPr="00AC5C5E">
        <w:rPr>
          <w:rFonts w:ascii="Times New Roman" w:hAnsi="Times New Roman" w:cs="Times New Roman"/>
          <w:sz w:val="24"/>
          <w:szCs w:val="24"/>
        </w:rPr>
        <w:t xml:space="preserve"> in finding consistent results in imaging research. The </w:t>
      </w:r>
      <w:r w:rsidR="008B1FB2">
        <w:rPr>
          <w:rFonts w:ascii="Times New Roman" w:hAnsi="Times New Roman" w:cs="Times New Roman"/>
          <w:sz w:val="24"/>
          <w:szCs w:val="24"/>
        </w:rPr>
        <w:t xml:space="preserve">poor behavior performance of patients </w:t>
      </w:r>
      <w:r w:rsidRPr="00AC5C5E">
        <w:rPr>
          <w:rFonts w:ascii="Times New Roman" w:hAnsi="Times New Roman" w:cs="Times New Roman"/>
          <w:sz w:val="24"/>
          <w:szCs w:val="24"/>
        </w:rPr>
        <w:t xml:space="preserve">may be composite of weak effect of different regions within </w:t>
      </w:r>
      <w:r w:rsidR="00601F13">
        <w:rPr>
          <w:rFonts w:ascii="Times New Roman" w:hAnsi="Times New Roman" w:cs="Times New Roman"/>
          <w:sz w:val="24"/>
          <w:szCs w:val="24"/>
        </w:rPr>
        <w:t xml:space="preserve">and between </w:t>
      </w:r>
      <w:r w:rsidRPr="00AC5C5E">
        <w:rPr>
          <w:rFonts w:ascii="Times New Roman" w:hAnsi="Times New Roman" w:cs="Times New Roman"/>
          <w:sz w:val="24"/>
          <w:szCs w:val="24"/>
        </w:rPr>
        <w:t xml:space="preserve">networks. </w:t>
      </w:r>
      <w:r w:rsidR="00601F13">
        <w:rPr>
          <w:rFonts w:ascii="Times New Roman" w:hAnsi="Times New Roman" w:cs="Times New Roman"/>
          <w:sz w:val="24"/>
          <w:szCs w:val="24"/>
        </w:rPr>
        <w:t>In this study, we focused</w:t>
      </w:r>
      <w:r w:rsidR="001306AE">
        <w:rPr>
          <w:rFonts w:ascii="Times New Roman" w:hAnsi="Times New Roman" w:cs="Times New Roman"/>
          <w:sz w:val="24"/>
          <w:szCs w:val="24"/>
        </w:rPr>
        <w:t xml:space="preserve"> on the core regions in </w:t>
      </w:r>
      <w:r w:rsidR="00893935">
        <w:rPr>
          <w:rFonts w:ascii="Times New Roman" w:hAnsi="Times New Roman" w:cs="Times New Roman"/>
          <w:sz w:val="24"/>
          <w:szCs w:val="24"/>
        </w:rPr>
        <w:t>the working memory</w:t>
      </w:r>
      <w:r w:rsidR="00524D91">
        <w:rPr>
          <w:rFonts w:ascii="Times New Roman" w:hAnsi="Times New Roman" w:cs="Times New Roman"/>
          <w:sz w:val="24"/>
          <w:szCs w:val="24"/>
        </w:rPr>
        <w:t xml:space="preserve"> network</w:t>
      </w:r>
      <w:r w:rsidR="001306AE">
        <w:rPr>
          <w:rFonts w:ascii="Times New Roman" w:hAnsi="Times New Roman" w:cs="Times New Roman"/>
          <w:sz w:val="24"/>
          <w:szCs w:val="24"/>
        </w:rPr>
        <w:t xml:space="preserve"> </w:t>
      </w:r>
      <w:r w:rsidR="002B5F21">
        <w:rPr>
          <w:rFonts w:ascii="Times New Roman" w:hAnsi="Times New Roman" w:cs="Times New Roman"/>
          <w:sz w:val="24"/>
          <w:szCs w:val="24"/>
        </w:rPr>
        <w:t>in related to most symptoms in schizophrenia</w:t>
      </w:r>
      <w:r w:rsidR="001306AE">
        <w:rPr>
          <w:rFonts w:ascii="Times New Roman" w:hAnsi="Times New Roman" w:cs="Times New Roman"/>
          <w:sz w:val="24"/>
          <w:szCs w:val="24"/>
        </w:rPr>
        <w:t xml:space="preserve">. </w:t>
      </w:r>
      <w:r w:rsidR="004D091F" w:rsidRPr="00185220">
        <w:rPr>
          <w:rFonts w:ascii="Times New Roman" w:hAnsi="Times New Roman" w:cs="Times New Roman"/>
          <w:color w:val="000000" w:themeColor="text1"/>
          <w:sz w:val="24"/>
          <w:szCs w:val="24"/>
        </w:rPr>
        <w:t>Nevertheless,</w:t>
      </w:r>
      <w:r w:rsidR="001306AE" w:rsidRPr="00185220">
        <w:rPr>
          <w:rFonts w:ascii="Times New Roman" w:hAnsi="Times New Roman" w:cs="Times New Roman"/>
          <w:color w:val="000000" w:themeColor="text1"/>
          <w:sz w:val="24"/>
          <w:szCs w:val="24"/>
        </w:rPr>
        <w:t xml:space="preserve"> this may lack the specificity when explaining</w:t>
      </w:r>
      <w:r w:rsidR="00F64A82" w:rsidRPr="00185220">
        <w:rPr>
          <w:rFonts w:ascii="Times New Roman" w:hAnsi="Times New Roman" w:cs="Times New Roman"/>
          <w:color w:val="000000" w:themeColor="text1"/>
          <w:sz w:val="24"/>
          <w:szCs w:val="24"/>
        </w:rPr>
        <w:t xml:space="preserve"> symptoms </w:t>
      </w:r>
      <w:r w:rsidR="00F87A78" w:rsidRPr="00185220">
        <w:rPr>
          <w:rFonts w:ascii="Times New Roman" w:hAnsi="Times New Roman" w:cs="Times New Roman"/>
          <w:color w:val="000000" w:themeColor="text1"/>
          <w:sz w:val="24"/>
          <w:szCs w:val="24"/>
        </w:rPr>
        <w:t>caused by</w:t>
      </w:r>
      <w:r w:rsidR="00B26F6A" w:rsidRPr="00185220">
        <w:rPr>
          <w:rFonts w:ascii="Times New Roman" w:hAnsi="Times New Roman" w:cs="Times New Roman"/>
          <w:color w:val="000000" w:themeColor="text1"/>
          <w:sz w:val="24"/>
          <w:szCs w:val="24"/>
        </w:rPr>
        <w:t xml:space="preserve"> some modality specific impairment even in the working memory tasks</w:t>
      </w:r>
      <w:r w:rsidR="003939C0" w:rsidRPr="00185220">
        <w:rPr>
          <w:rFonts w:ascii="Times New Roman" w:hAnsi="Times New Roman" w:cs="Times New Roman"/>
          <w:color w:val="000000" w:themeColor="text1"/>
          <w:sz w:val="24"/>
          <w:szCs w:val="24"/>
        </w:rPr>
        <w:t>.</w:t>
      </w:r>
      <w:r w:rsidR="00D10DDA" w:rsidRPr="00185220">
        <w:rPr>
          <w:rFonts w:ascii="Times New Roman" w:hAnsi="Times New Roman" w:cs="Times New Roman"/>
          <w:color w:val="000000" w:themeColor="text1"/>
          <w:sz w:val="24"/>
          <w:szCs w:val="24"/>
        </w:rPr>
        <w:t xml:space="preserve"> </w:t>
      </w:r>
      <w:r w:rsidR="00746FE5">
        <w:rPr>
          <w:rFonts w:ascii="Times New Roman" w:hAnsi="Times New Roman" w:cs="Times New Roman"/>
          <w:color w:val="000000" w:themeColor="text1"/>
          <w:sz w:val="24"/>
          <w:szCs w:val="24"/>
        </w:rPr>
        <w:t xml:space="preserve">It </w:t>
      </w:r>
      <w:r w:rsidR="00185220" w:rsidRPr="00185220">
        <w:rPr>
          <w:rFonts w:ascii="Times New Roman" w:hAnsi="Times New Roman" w:cs="Times New Roman"/>
          <w:color w:val="000000" w:themeColor="text1"/>
          <w:sz w:val="24"/>
          <w:szCs w:val="24"/>
        </w:rPr>
        <w:t>provide</w:t>
      </w:r>
      <w:r w:rsidR="00746FE5">
        <w:rPr>
          <w:rFonts w:ascii="Times New Roman" w:hAnsi="Times New Roman" w:cs="Times New Roman"/>
          <w:color w:val="000000" w:themeColor="text1"/>
          <w:sz w:val="24"/>
          <w:szCs w:val="24"/>
        </w:rPr>
        <w:t>s</w:t>
      </w:r>
      <w:r w:rsidR="008E2F28" w:rsidRPr="00185220">
        <w:rPr>
          <w:rFonts w:ascii="Times New Roman" w:hAnsi="Times New Roman" w:cs="Times New Roman"/>
          <w:color w:val="000000" w:themeColor="text1"/>
          <w:sz w:val="24"/>
          <w:szCs w:val="24"/>
        </w:rPr>
        <w:t xml:space="preserve"> us </w:t>
      </w:r>
      <w:r w:rsidR="00185220" w:rsidRPr="00185220">
        <w:rPr>
          <w:rFonts w:ascii="Times New Roman" w:hAnsi="Times New Roman" w:cs="Times New Roman"/>
          <w:color w:val="000000" w:themeColor="text1"/>
          <w:sz w:val="24"/>
          <w:szCs w:val="24"/>
        </w:rPr>
        <w:t>little information</w:t>
      </w:r>
      <w:r w:rsidR="008E2F28" w:rsidRPr="00185220">
        <w:rPr>
          <w:rFonts w:ascii="Times New Roman" w:hAnsi="Times New Roman" w:cs="Times New Roman"/>
          <w:color w:val="000000" w:themeColor="text1"/>
          <w:sz w:val="24"/>
          <w:szCs w:val="24"/>
        </w:rPr>
        <w:t xml:space="preserve"> </w:t>
      </w:r>
      <w:r w:rsidR="00185220" w:rsidRPr="00185220">
        <w:rPr>
          <w:rFonts w:ascii="Times New Roman" w:hAnsi="Times New Roman" w:cs="Times New Roman"/>
          <w:color w:val="000000" w:themeColor="text1"/>
          <w:sz w:val="24"/>
          <w:szCs w:val="24"/>
        </w:rPr>
        <w:t>about</w:t>
      </w:r>
      <w:r w:rsidR="008E2F28" w:rsidRPr="00185220">
        <w:rPr>
          <w:rFonts w:ascii="Times New Roman" w:hAnsi="Times New Roman" w:cs="Times New Roman"/>
          <w:color w:val="000000" w:themeColor="text1"/>
          <w:sz w:val="24"/>
          <w:szCs w:val="24"/>
        </w:rPr>
        <w:t xml:space="preserve"> how the higher order networks interact with lower level regions </w:t>
      </w:r>
      <w:r w:rsidR="005874D9" w:rsidRPr="00185220">
        <w:rPr>
          <w:rFonts w:ascii="Times New Roman" w:hAnsi="Times New Roman" w:cs="Times New Roman"/>
          <w:color w:val="000000" w:themeColor="text1"/>
          <w:sz w:val="24"/>
          <w:szCs w:val="24"/>
        </w:rPr>
        <w:t>during the working memory tasks</w:t>
      </w:r>
      <w:r w:rsidR="00F87A78" w:rsidRPr="00185220">
        <w:rPr>
          <w:rFonts w:ascii="Times New Roman" w:hAnsi="Times New Roman" w:cs="Times New Roman"/>
          <w:color w:val="000000" w:themeColor="text1"/>
          <w:sz w:val="24"/>
          <w:szCs w:val="24"/>
        </w:rPr>
        <w:t>.</w:t>
      </w:r>
      <w:r w:rsidR="001306AE">
        <w:rPr>
          <w:rFonts w:ascii="Times New Roman" w:hAnsi="Times New Roman" w:cs="Times New Roman"/>
          <w:sz w:val="24"/>
          <w:szCs w:val="24"/>
        </w:rPr>
        <w:t xml:space="preserve"> </w:t>
      </w:r>
      <w:r w:rsidR="00185220">
        <w:rPr>
          <w:rFonts w:ascii="Times New Roman" w:hAnsi="Times New Roman" w:cs="Times New Roman"/>
          <w:sz w:val="24"/>
          <w:szCs w:val="24"/>
        </w:rPr>
        <w:t xml:space="preserve">Further research should focus on how the working memory core network interacts with the </w:t>
      </w:r>
      <w:r w:rsidR="00F67E70">
        <w:rPr>
          <w:rFonts w:ascii="Times New Roman" w:hAnsi="Times New Roman" w:cs="Times New Roman"/>
          <w:sz w:val="24"/>
          <w:szCs w:val="24"/>
        </w:rPr>
        <w:t xml:space="preserve">modality specific component, and its relation with specific symptoms such as auditory hallucinations. </w:t>
      </w:r>
      <w:r w:rsidR="00185220">
        <w:rPr>
          <w:rFonts w:ascii="Times New Roman" w:hAnsi="Times New Roman" w:cs="Times New Roman"/>
          <w:sz w:val="24"/>
          <w:szCs w:val="24"/>
        </w:rPr>
        <w:t xml:space="preserve"> </w:t>
      </w:r>
    </w:p>
    <w:p w14:paraId="5253AAD2" w14:textId="4420B942" w:rsidR="00F67E70" w:rsidRDefault="00746FE5" w:rsidP="003F467B">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the present study, w</w:t>
      </w:r>
      <w:r w:rsidR="00925067">
        <w:rPr>
          <w:rFonts w:ascii="Times New Roman" w:hAnsi="Times New Roman" w:cs="Times New Roman"/>
          <w:sz w:val="24"/>
          <w:szCs w:val="24"/>
        </w:rPr>
        <w:t>e did not find any association between these impaired functional connectivity with PANSS scores</w:t>
      </w:r>
      <w:r w:rsidR="008E1FA1">
        <w:rPr>
          <w:rFonts w:ascii="Times New Roman" w:hAnsi="Times New Roman" w:cs="Times New Roman"/>
          <w:sz w:val="24"/>
          <w:szCs w:val="24"/>
        </w:rPr>
        <w:t xml:space="preserve"> </w:t>
      </w:r>
      <w:r w:rsidR="002164BD">
        <w:rPr>
          <w:rFonts w:ascii="Times New Roman" w:hAnsi="Times New Roman" w:cs="Times New Roman"/>
          <w:sz w:val="24"/>
          <w:szCs w:val="24"/>
        </w:rPr>
        <w:t>(PANSS</w:t>
      </w:r>
      <w:r w:rsidR="00925067">
        <w:rPr>
          <w:rFonts w:ascii="Times New Roman" w:hAnsi="Times New Roman" w:cs="Times New Roman"/>
          <w:sz w:val="24"/>
          <w:szCs w:val="24"/>
        </w:rPr>
        <w:t xml:space="preserve"> total, PANSS general, PANSS negative and PANSS positive).</w:t>
      </w:r>
      <w:r w:rsidR="002164BD">
        <w:rPr>
          <w:rFonts w:ascii="Times New Roman" w:hAnsi="Times New Roman" w:cs="Times New Roman" w:hint="eastAsia"/>
          <w:sz w:val="24"/>
          <w:szCs w:val="24"/>
        </w:rPr>
        <w:t xml:space="preserve"> </w:t>
      </w:r>
      <w:r w:rsidR="001E4E7D">
        <w:rPr>
          <w:rFonts w:ascii="Times New Roman" w:hAnsi="Times New Roman" w:cs="Times New Roman"/>
          <w:sz w:val="24"/>
          <w:szCs w:val="24"/>
        </w:rPr>
        <w:t>One reason is that schizophrenia is a multi-dimensional</w:t>
      </w:r>
      <w:r w:rsidR="00674675">
        <w:rPr>
          <w:rFonts w:ascii="Times New Roman" w:hAnsi="Times New Roman" w:cs="Times New Roman"/>
          <w:sz w:val="24"/>
          <w:szCs w:val="24"/>
        </w:rPr>
        <w:t xml:space="preserve"> disease and these scores does not reflect one spectral of impairment like working memory but is a combination of different deficits. </w:t>
      </w:r>
      <w:r w:rsidR="00D55988">
        <w:rPr>
          <w:rFonts w:ascii="Times New Roman" w:hAnsi="Times New Roman" w:cs="Times New Roman"/>
          <w:sz w:val="24"/>
          <w:szCs w:val="24"/>
        </w:rPr>
        <w:t xml:space="preserve">Another reason is that the association </w:t>
      </w:r>
      <w:r w:rsidR="00E51E3E">
        <w:rPr>
          <w:rFonts w:ascii="Times New Roman" w:hAnsi="Times New Roman" w:cs="Times New Roman"/>
          <w:sz w:val="24"/>
          <w:szCs w:val="24"/>
        </w:rPr>
        <w:t xml:space="preserve">may be </w:t>
      </w:r>
      <w:r w:rsidR="00D55988">
        <w:rPr>
          <w:rFonts w:ascii="Times New Roman" w:hAnsi="Times New Roman" w:cs="Times New Roman"/>
          <w:sz w:val="24"/>
          <w:szCs w:val="24"/>
        </w:rPr>
        <w:t xml:space="preserve">too weak to detect. </w:t>
      </w:r>
      <w:r w:rsidR="002164BD">
        <w:rPr>
          <w:rFonts w:ascii="Times New Roman" w:hAnsi="Times New Roman" w:cs="Times New Roman"/>
          <w:sz w:val="24"/>
          <w:szCs w:val="24"/>
        </w:rPr>
        <w:t xml:space="preserve">As pointed </w:t>
      </w:r>
      <w:r w:rsidR="003F467B">
        <w:rPr>
          <w:rFonts w:ascii="Times New Roman" w:hAnsi="Times New Roman" w:cs="Times New Roman"/>
          <w:sz w:val="24"/>
          <w:szCs w:val="24"/>
        </w:rPr>
        <w:t xml:space="preserve">in </w:t>
      </w:r>
      <w:r w:rsidR="00E564C3">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EE0723">
        <w:rPr>
          <w:rFonts w:ascii="Times New Roman" w:hAnsi="Times New Roman" w:cs="Times New Roman"/>
          <w:sz w:val="24"/>
          <w:szCs w:val="24"/>
        </w:rPr>
        <w:instrText xml:space="preserve"> ADDIN EN.CITE </w:instrText>
      </w:r>
      <w:r w:rsidR="00EE0723">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EE0723">
        <w:rPr>
          <w:rFonts w:ascii="Times New Roman" w:hAnsi="Times New Roman" w:cs="Times New Roman"/>
          <w:sz w:val="24"/>
          <w:szCs w:val="24"/>
        </w:rPr>
        <w:instrText xml:space="preserve"> ADDIN EN.CITE.DATA </w:instrText>
      </w:r>
      <w:r w:rsidR="00EE0723">
        <w:rPr>
          <w:rFonts w:ascii="Times New Roman" w:hAnsi="Times New Roman" w:cs="Times New Roman"/>
          <w:sz w:val="24"/>
          <w:szCs w:val="24"/>
        </w:rPr>
      </w:r>
      <w:r w:rsidR="00EE0723">
        <w:rPr>
          <w:rFonts w:ascii="Times New Roman" w:hAnsi="Times New Roman" w:cs="Times New Roman"/>
          <w:sz w:val="24"/>
          <w:szCs w:val="24"/>
        </w:rPr>
        <w:fldChar w:fldCharType="end"/>
      </w:r>
      <w:r w:rsidR="00E564C3">
        <w:rPr>
          <w:rFonts w:ascii="Times New Roman" w:hAnsi="Times New Roman" w:cs="Times New Roman"/>
          <w:sz w:val="24"/>
          <w:szCs w:val="24"/>
        </w:rPr>
        <w:fldChar w:fldCharType="separate"/>
      </w:r>
      <w:r w:rsidR="00EE0723">
        <w:rPr>
          <w:rFonts w:ascii="Times New Roman" w:hAnsi="Times New Roman" w:cs="Times New Roman"/>
          <w:noProof/>
          <w:sz w:val="24"/>
          <w:szCs w:val="24"/>
        </w:rPr>
        <w:t>(</w:t>
      </w:r>
      <w:hyperlink w:anchor="_ENREF_13" w:tooltip="Duncan, 2000 #660" w:history="1">
        <w:r w:rsidR="00EE0723">
          <w:rPr>
            <w:rFonts w:ascii="Times New Roman" w:hAnsi="Times New Roman" w:cs="Times New Roman"/>
            <w:noProof/>
            <w:sz w:val="24"/>
            <w:szCs w:val="24"/>
          </w:rPr>
          <w:t>Duncan and Owen, 2000</w:t>
        </w:r>
      </w:hyperlink>
      <w:r w:rsidR="00EE072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002164BD">
        <w:rPr>
          <w:rFonts w:ascii="Times New Roman" w:hAnsi="Times New Roman" w:cs="Times New Roman"/>
          <w:sz w:val="24"/>
          <w:szCs w:val="24"/>
        </w:rPr>
        <w:t xml:space="preserve">, the frontal-parietal networks are comprised of core </w:t>
      </w:r>
      <w:r w:rsidR="004D091F">
        <w:rPr>
          <w:rFonts w:ascii="Times New Roman" w:hAnsi="Times New Roman" w:cs="Times New Roman"/>
          <w:sz w:val="24"/>
          <w:szCs w:val="24"/>
        </w:rPr>
        <w:t>regions, which</w:t>
      </w:r>
      <w:r w:rsidR="002164BD">
        <w:rPr>
          <w:rFonts w:ascii="Times New Roman" w:hAnsi="Times New Roman" w:cs="Times New Roman"/>
          <w:sz w:val="24"/>
          <w:szCs w:val="24"/>
        </w:rPr>
        <w:t xml:space="preserve"> may involve in multiple cognitive procedures. </w:t>
      </w:r>
      <w:r w:rsidR="008C2FEF">
        <w:rPr>
          <w:rFonts w:ascii="Times New Roman" w:hAnsi="Times New Roman" w:cs="Times New Roman"/>
          <w:sz w:val="24"/>
          <w:szCs w:val="24"/>
        </w:rPr>
        <w:t>Because we did not detect the direct association of imaging finding</w:t>
      </w:r>
      <w:r w:rsidR="00F67E70">
        <w:rPr>
          <w:rFonts w:ascii="Times New Roman" w:hAnsi="Times New Roman" w:cs="Times New Roman"/>
          <w:sz w:val="24"/>
          <w:szCs w:val="24"/>
        </w:rPr>
        <w:t>s</w:t>
      </w:r>
      <w:r w:rsidR="008C2FEF">
        <w:rPr>
          <w:rFonts w:ascii="Times New Roman" w:hAnsi="Times New Roman" w:cs="Times New Roman"/>
          <w:sz w:val="24"/>
          <w:szCs w:val="24"/>
        </w:rPr>
        <w:t xml:space="preserve"> to behavior</w:t>
      </w:r>
      <w:r w:rsidR="00F67E70">
        <w:rPr>
          <w:rFonts w:ascii="Times New Roman" w:hAnsi="Times New Roman" w:cs="Times New Roman"/>
          <w:sz w:val="24"/>
          <w:szCs w:val="24"/>
        </w:rPr>
        <w:t xml:space="preserve"> performance</w:t>
      </w:r>
      <w:r w:rsidR="008C2FEF">
        <w:rPr>
          <w:rFonts w:ascii="Times New Roman" w:hAnsi="Times New Roman" w:cs="Times New Roman"/>
          <w:sz w:val="24"/>
          <w:szCs w:val="24"/>
        </w:rPr>
        <w:t xml:space="preserve">, we are not sure whether </w:t>
      </w:r>
      <w:r w:rsidR="004D091F">
        <w:rPr>
          <w:rFonts w:ascii="Times New Roman" w:hAnsi="Times New Roman" w:cs="Times New Roman"/>
          <w:sz w:val="24"/>
          <w:szCs w:val="24"/>
        </w:rPr>
        <w:t>these impairments</w:t>
      </w:r>
      <w:r w:rsidR="008C2FEF">
        <w:rPr>
          <w:rFonts w:ascii="Times New Roman" w:hAnsi="Times New Roman" w:cs="Times New Roman"/>
          <w:sz w:val="24"/>
          <w:szCs w:val="24"/>
        </w:rPr>
        <w:t xml:space="preserve"> are also related to </w:t>
      </w:r>
      <w:r w:rsidR="008C2FEF">
        <w:rPr>
          <w:rFonts w:ascii="Times New Roman" w:hAnsi="Times New Roman" w:cs="Times New Roman"/>
          <w:sz w:val="24"/>
          <w:szCs w:val="24"/>
        </w:rPr>
        <w:lastRenderedPageBreak/>
        <w:t xml:space="preserve">other behavior domain. </w:t>
      </w:r>
    </w:p>
    <w:p w14:paraId="6ECD0F7B" w14:textId="77777777" w:rsidR="008D0796" w:rsidRPr="00612146" w:rsidRDefault="008D0796" w:rsidP="00984A5F">
      <w:pPr>
        <w:spacing w:line="480" w:lineRule="auto"/>
        <w:rPr>
          <w:rFonts w:ascii="Times New Roman" w:hAnsi="Times New Roman" w:cs="Times New Roman"/>
          <w:b/>
          <w:sz w:val="24"/>
          <w:szCs w:val="24"/>
        </w:rPr>
      </w:pPr>
      <w:r w:rsidRPr="00612146">
        <w:rPr>
          <w:rFonts w:ascii="Times New Roman" w:hAnsi="Times New Roman" w:cs="Times New Roman"/>
          <w:b/>
          <w:sz w:val="24"/>
          <w:szCs w:val="24"/>
        </w:rPr>
        <w:t>Conclusion</w:t>
      </w:r>
    </w:p>
    <w:p w14:paraId="4BD7CFAE" w14:textId="77777777" w:rsidR="0044540E" w:rsidRDefault="007039AC" w:rsidP="0044540E">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conclusion, our investigation provide</w:t>
      </w:r>
      <w:r w:rsidR="00BD7208">
        <w:rPr>
          <w:rFonts w:ascii="Times New Roman" w:hAnsi="Times New Roman" w:cs="Times New Roman"/>
          <w:sz w:val="24"/>
          <w:szCs w:val="24"/>
        </w:rPr>
        <w:t>s</w:t>
      </w:r>
      <w:r>
        <w:rPr>
          <w:rFonts w:ascii="Times New Roman" w:hAnsi="Times New Roman" w:cs="Times New Roman"/>
          <w:sz w:val="24"/>
          <w:szCs w:val="24"/>
        </w:rPr>
        <w:t xml:space="preserve"> evidence for working memory resting-state function network impairment in schizophrenia</w:t>
      </w:r>
      <w:r w:rsidR="006505AC">
        <w:rPr>
          <w:rFonts w:ascii="Times New Roman" w:hAnsi="Times New Roman" w:cs="Times New Roman"/>
          <w:sz w:val="24"/>
          <w:szCs w:val="24"/>
        </w:rPr>
        <w:t xml:space="preserve">, mainly involving the functional connectivity in the frontal-parietal network. </w:t>
      </w:r>
      <w:r w:rsidR="00817BE6">
        <w:rPr>
          <w:rFonts w:ascii="Times New Roman" w:hAnsi="Times New Roman" w:cs="Times New Roman"/>
          <w:sz w:val="24"/>
          <w:szCs w:val="24"/>
        </w:rPr>
        <w:t xml:space="preserve">Our findings are draw from a </w:t>
      </w:r>
      <w:r w:rsidR="004D091F">
        <w:rPr>
          <w:rFonts w:ascii="Times New Roman" w:hAnsi="Times New Roman" w:cs="Times New Roman"/>
          <w:sz w:val="24"/>
          <w:szCs w:val="24"/>
        </w:rPr>
        <w:t>large-scale</w:t>
      </w:r>
      <w:r w:rsidR="00817BE6">
        <w:rPr>
          <w:rFonts w:ascii="Times New Roman" w:hAnsi="Times New Roman" w:cs="Times New Roman"/>
          <w:sz w:val="24"/>
          <w:szCs w:val="24"/>
        </w:rPr>
        <w:t xml:space="preserve"> multi-site study with subjects collected from </w:t>
      </w:r>
      <w:r w:rsidR="004D091F">
        <w:rPr>
          <w:rFonts w:ascii="Times New Roman" w:hAnsi="Times New Roman" w:cs="Times New Roman"/>
          <w:sz w:val="24"/>
          <w:szCs w:val="24"/>
        </w:rPr>
        <w:t>seven</w:t>
      </w:r>
      <w:r w:rsidR="00817BE6">
        <w:rPr>
          <w:rFonts w:ascii="Times New Roman" w:hAnsi="Times New Roman" w:cs="Times New Roman"/>
          <w:sz w:val="24"/>
          <w:szCs w:val="24"/>
        </w:rPr>
        <w:t xml:space="preserve"> hospitals in China which lead to powerful and reliable conclusion that the </w:t>
      </w:r>
      <w:r w:rsidR="00743F60">
        <w:rPr>
          <w:rFonts w:ascii="Times New Roman" w:hAnsi="Times New Roman" w:cs="Times New Roman"/>
          <w:sz w:val="24"/>
          <w:szCs w:val="24"/>
        </w:rPr>
        <w:t>working memory deficits are mainly ascribed to the dysfunction of high-level nodes comprises the “core” working memory network.</w:t>
      </w:r>
      <w:r w:rsidR="00E20FF9">
        <w:rPr>
          <w:rFonts w:ascii="Times New Roman" w:hAnsi="Times New Roman" w:cs="Times New Roman"/>
          <w:sz w:val="24"/>
          <w:szCs w:val="24"/>
        </w:rPr>
        <w:t xml:space="preserve"> The results </w:t>
      </w:r>
      <w:r w:rsidR="00433868">
        <w:rPr>
          <w:rFonts w:ascii="Times New Roman" w:hAnsi="Times New Roman" w:cs="Times New Roman"/>
          <w:sz w:val="24"/>
          <w:szCs w:val="24"/>
        </w:rPr>
        <w:t xml:space="preserve">may informed us the causes of this disease and facilitating future study on the pathology and treatment of this disease. </w:t>
      </w:r>
    </w:p>
    <w:p w14:paraId="31471290"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b/>
          <w:bCs/>
          <w:sz w:val="24"/>
          <w:szCs w:val="24"/>
        </w:rPr>
        <w:t>Funding/Support:</w:t>
      </w:r>
    </w:p>
    <w:p w14:paraId="0E9FFBAD"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 xml:space="preserve">This work was supported in part by the National Key Basic Research and Development Program (973) (Grant 2011CB707800), the Strategic Priority Research Program of the Chinese Academy </w:t>
      </w:r>
      <w:r>
        <w:rPr>
          <w:rFonts w:ascii="Times New Roman" w:hAnsi="Times New Roman" w:cs="Times New Roman"/>
          <w:sz w:val="24"/>
          <w:szCs w:val="24"/>
        </w:rPr>
        <w:t>of Sciences (Grant XDB02030300)</w:t>
      </w:r>
      <w:r w:rsidRPr="0044540E">
        <w:rPr>
          <w:rFonts w:ascii="Times New Roman" w:hAnsi="Times New Roman" w:cs="Times New Roman"/>
          <w:sz w:val="24"/>
          <w:szCs w:val="24"/>
        </w:rPr>
        <w:t>.</w:t>
      </w:r>
    </w:p>
    <w:p w14:paraId="2A86DBC3" w14:textId="77777777" w:rsidR="0044540E"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 xml:space="preserve">Role of the Funder/Sponsor: </w:t>
      </w:r>
    </w:p>
    <w:p w14:paraId="12A99F5C"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The funding source had no role in the design and conduct of the study; collection, management, analysis, and interpretation of the data; preparation, review, or approval of the manuscript; and decision to submit the manuscript for publication.</w:t>
      </w:r>
    </w:p>
    <w:p w14:paraId="105345E5" w14:textId="77777777" w:rsidR="003D05FA"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Additional Contributions:</w:t>
      </w:r>
    </w:p>
    <w:p w14:paraId="65AD21E1" w14:textId="77777777" w:rsidR="008E4C62" w:rsidRDefault="008E4C62" w:rsidP="00984A5F">
      <w:pPr>
        <w:spacing w:line="480" w:lineRule="auto"/>
        <w:rPr>
          <w:rFonts w:ascii="Times New Roman" w:hAnsi="Times New Roman" w:cs="Times New Roman"/>
          <w:sz w:val="24"/>
          <w:szCs w:val="24"/>
        </w:rPr>
      </w:pPr>
    </w:p>
    <w:p w14:paraId="3DF99DB7" w14:textId="77777777" w:rsidR="008E4C62" w:rsidRPr="008E4C62" w:rsidRDefault="008E4C62" w:rsidP="00984A5F">
      <w:pPr>
        <w:spacing w:line="480" w:lineRule="auto"/>
        <w:rPr>
          <w:rFonts w:ascii="Times New Roman" w:hAnsi="Times New Roman" w:cs="Times New Roman"/>
          <w:sz w:val="24"/>
          <w:szCs w:val="24"/>
        </w:rPr>
      </w:pPr>
    </w:p>
    <w:p w14:paraId="2C243B51" w14:textId="77777777" w:rsidR="002070AD" w:rsidRDefault="002070AD" w:rsidP="00984A5F">
      <w:pPr>
        <w:spacing w:line="480" w:lineRule="auto"/>
        <w:rPr>
          <w:rFonts w:ascii="Times New Roman" w:hAnsi="Times New Roman" w:cs="Times New Roman"/>
          <w:sz w:val="24"/>
          <w:szCs w:val="24"/>
        </w:rPr>
      </w:pPr>
    </w:p>
    <w:p w14:paraId="050450FF" w14:textId="77777777" w:rsidR="002070AD" w:rsidRDefault="002070AD" w:rsidP="00984A5F">
      <w:pPr>
        <w:spacing w:line="480" w:lineRule="auto"/>
        <w:rPr>
          <w:rFonts w:ascii="Times New Roman" w:hAnsi="Times New Roman" w:cs="Times New Roman"/>
          <w:sz w:val="24"/>
          <w:szCs w:val="24"/>
        </w:rPr>
      </w:pPr>
    </w:p>
    <w:p w14:paraId="11A3ED74" w14:textId="77777777" w:rsidR="002F6A6B" w:rsidRDefault="002F6A6B" w:rsidP="00984A5F">
      <w:pPr>
        <w:spacing w:line="480" w:lineRule="auto"/>
        <w:rPr>
          <w:rFonts w:ascii="Times New Roman" w:hAnsi="Times New Roman" w:cs="Times New Roman"/>
          <w:sz w:val="24"/>
          <w:szCs w:val="24"/>
        </w:rPr>
      </w:pPr>
    </w:p>
    <w:p w14:paraId="58D93210" w14:textId="77777777" w:rsidR="002070AD" w:rsidRPr="002F6A6B" w:rsidRDefault="002070AD" w:rsidP="00984A5F">
      <w:pPr>
        <w:spacing w:line="480" w:lineRule="auto"/>
        <w:rPr>
          <w:rFonts w:ascii="Times New Roman" w:hAnsi="Times New Roman" w:cs="Times New Roman"/>
          <w:sz w:val="24"/>
          <w:szCs w:val="24"/>
        </w:rPr>
      </w:pPr>
    </w:p>
    <w:p w14:paraId="1F626F20" w14:textId="77777777" w:rsidR="002070AD" w:rsidRDefault="002070AD" w:rsidP="00984A5F">
      <w:pPr>
        <w:spacing w:line="480" w:lineRule="auto"/>
        <w:rPr>
          <w:rFonts w:ascii="Times New Roman" w:hAnsi="Times New Roman" w:cs="Times New Roman"/>
          <w:sz w:val="24"/>
          <w:szCs w:val="24"/>
        </w:rPr>
      </w:pPr>
    </w:p>
    <w:p w14:paraId="1E4DD3E7" w14:textId="77777777" w:rsidR="002070AD" w:rsidRDefault="002070AD" w:rsidP="00984A5F">
      <w:pPr>
        <w:spacing w:line="480" w:lineRule="auto"/>
        <w:rPr>
          <w:rFonts w:ascii="Times New Roman" w:hAnsi="Times New Roman" w:cs="Times New Roman"/>
          <w:sz w:val="24"/>
          <w:szCs w:val="24"/>
        </w:rPr>
      </w:pPr>
    </w:p>
    <w:p w14:paraId="2AC6FE04" w14:textId="77777777" w:rsidR="002070AD" w:rsidRDefault="002070AD" w:rsidP="00984A5F">
      <w:pPr>
        <w:spacing w:line="480" w:lineRule="auto"/>
        <w:rPr>
          <w:rFonts w:ascii="Times New Roman" w:hAnsi="Times New Roman" w:cs="Times New Roman"/>
          <w:sz w:val="24"/>
          <w:szCs w:val="24"/>
        </w:rPr>
      </w:pPr>
    </w:p>
    <w:p w14:paraId="2F0BA2AA" w14:textId="77777777" w:rsidR="003F467B" w:rsidRDefault="003F467B" w:rsidP="00984A5F">
      <w:pPr>
        <w:spacing w:line="480" w:lineRule="auto"/>
        <w:rPr>
          <w:rFonts w:ascii="Times New Roman" w:hAnsi="Times New Roman" w:cs="Times New Roman"/>
          <w:sz w:val="24"/>
          <w:szCs w:val="24"/>
        </w:rPr>
      </w:pPr>
    </w:p>
    <w:p w14:paraId="6C6C2AF9" w14:textId="77777777" w:rsidR="003F467B" w:rsidRDefault="003F467B" w:rsidP="00984A5F">
      <w:pPr>
        <w:spacing w:line="480" w:lineRule="auto"/>
        <w:rPr>
          <w:rFonts w:ascii="Times New Roman" w:hAnsi="Times New Roman" w:cs="Times New Roman"/>
          <w:sz w:val="24"/>
          <w:szCs w:val="24"/>
        </w:rPr>
      </w:pPr>
    </w:p>
    <w:p w14:paraId="0CB97CC9" w14:textId="77777777" w:rsidR="003F467B" w:rsidRDefault="003F467B" w:rsidP="00984A5F">
      <w:pPr>
        <w:spacing w:line="480" w:lineRule="auto"/>
        <w:rPr>
          <w:rFonts w:ascii="Times New Roman" w:hAnsi="Times New Roman" w:cs="Times New Roman"/>
          <w:sz w:val="24"/>
          <w:szCs w:val="24"/>
        </w:rPr>
      </w:pPr>
    </w:p>
    <w:p w14:paraId="42F4D4E8" w14:textId="77777777" w:rsidR="003F467B" w:rsidRDefault="003F467B" w:rsidP="00984A5F">
      <w:pPr>
        <w:spacing w:line="480" w:lineRule="auto"/>
        <w:rPr>
          <w:rFonts w:ascii="Times New Roman" w:hAnsi="Times New Roman" w:cs="Times New Roman"/>
          <w:sz w:val="24"/>
          <w:szCs w:val="24"/>
        </w:rPr>
      </w:pPr>
    </w:p>
    <w:p w14:paraId="4598905D" w14:textId="77777777" w:rsidR="003F467B" w:rsidRDefault="003F467B" w:rsidP="00984A5F">
      <w:pPr>
        <w:spacing w:line="480" w:lineRule="auto"/>
        <w:rPr>
          <w:rFonts w:ascii="Times New Roman" w:hAnsi="Times New Roman" w:cs="Times New Roman"/>
          <w:sz w:val="24"/>
          <w:szCs w:val="24"/>
        </w:rPr>
      </w:pPr>
    </w:p>
    <w:p w14:paraId="08E70F96" w14:textId="77777777" w:rsidR="003F467B" w:rsidRDefault="003F467B" w:rsidP="00984A5F">
      <w:pPr>
        <w:spacing w:line="480" w:lineRule="auto"/>
        <w:rPr>
          <w:rFonts w:ascii="Times New Roman" w:hAnsi="Times New Roman" w:cs="Times New Roman"/>
          <w:sz w:val="24"/>
          <w:szCs w:val="24"/>
        </w:rPr>
      </w:pPr>
    </w:p>
    <w:p w14:paraId="234DB221" w14:textId="77777777" w:rsidR="003F467B" w:rsidRDefault="003F467B" w:rsidP="00984A5F">
      <w:pPr>
        <w:spacing w:line="480" w:lineRule="auto"/>
        <w:rPr>
          <w:rFonts w:ascii="Times New Roman" w:hAnsi="Times New Roman" w:cs="Times New Roman"/>
          <w:sz w:val="24"/>
          <w:szCs w:val="24"/>
        </w:rPr>
      </w:pPr>
    </w:p>
    <w:p w14:paraId="76B75E26" w14:textId="77777777" w:rsidR="003F467B" w:rsidRDefault="003F467B" w:rsidP="00984A5F">
      <w:pPr>
        <w:spacing w:line="480" w:lineRule="auto"/>
        <w:rPr>
          <w:rFonts w:ascii="Times New Roman" w:hAnsi="Times New Roman" w:cs="Times New Roman"/>
          <w:sz w:val="24"/>
          <w:szCs w:val="24"/>
        </w:rPr>
      </w:pPr>
    </w:p>
    <w:p w14:paraId="73A3C08D" w14:textId="77777777" w:rsidR="002070AD" w:rsidRDefault="002070AD" w:rsidP="00984A5F">
      <w:pPr>
        <w:spacing w:line="480" w:lineRule="auto"/>
        <w:rPr>
          <w:rFonts w:ascii="Times New Roman" w:hAnsi="Times New Roman" w:cs="Times New Roman"/>
          <w:sz w:val="24"/>
          <w:szCs w:val="24"/>
        </w:rPr>
      </w:pPr>
    </w:p>
    <w:p w14:paraId="6C1EDF06" w14:textId="77777777" w:rsidR="00A34D37" w:rsidRDefault="00A34D37" w:rsidP="00984A5F">
      <w:pPr>
        <w:spacing w:line="480" w:lineRule="auto"/>
        <w:rPr>
          <w:rFonts w:ascii="Times New Roman" w:hAnsi="Times New Roman" w:cs="Times New Roman"/>
          <w:sz w:val="24"/>
          <w:szCs w:val="24"/>
        </w:rPr>
      </w:pPr>
    </w:p>
    <w:p w14:paraId="775EE87B" w14:textId="77777777" w:rsidR="00A34D37" w:rsidRDefault="00A34D37" w:rsidP="00984A5F">
      <w:pPr>
        <w:spacing w:line="480" w:lineRule="auto"/>
        <w:rPr>
          <w:rFonts w:ascii="Times New Roman" w:hAnsi="Times New Roman" w:cs="Times New Roman"/>
          <w:sz w:val="24"/>
          <w:szCs w:val="24"/>
        </w:rPr>
      </w:pPr>
    </w:p>
    <w:p w14:paraId="0F09A7E7" w14:textId="77777777" w:rsidR="00A34D37" w:rsidRDefault="00A34D37" w:rsidP="00984A5F">
      <w:pPr>
        <w:spacing w:line="480" w:lineRule="auto"/>
        <w:rPr>
          <w:rFonts w:ascii="Times New Roman" w:hAnsi="Times New Roman" w:cs="Times New Roman"/>
          <w:sz w:val="24"/>
          <w:szCs w:val="24"/>
        </w:rPr>
      </w:pPr>
    </w:p>
    <w:p w14:paraId="007B0E15" w14:textId="77777777" w:rsidR="002070AD" w:rsidRPr="002070AD" w:rsidRDefault="002070AD" w:rsidP="00984A5F">
      <w:pPr>
        <w:spacing w:line="480" w:lineRule="auto"/>
        <w:rPr>
          <w:rFonts w:ascii="Times New Roman" w:hAnsi="Times New Roman" w:cs="Times New Roman"/>
          <w:b/>
          <w:sz w:val="24"/>
          <w:szCs w:val="24"/>
        </w:rPr>
      </w:pPr>
      <w:r w:rsidRPr="002070AD">
        <w:rPr>
          <w:rFonts w:ascii="Times New Roman" w:hAnsi="Times New Roman" w:cs="Times New Roman" w:hint="eastAsia"/>
          <w:b/>
          <w:sz w:val="24"/>
          <w:szCs w:val="24"/>
        </w:rPr>
        <w:t>References</w:t>
      </w:r>
    </w:p>
    <w:p w14:paraId="5B94F833" w14:textId="77777777" w:rsidR="00EE0723" w:rsidRPr="00EE0723" w:rsidRDefault="003D05FA" w:rsidP="00EE0723">
      <w:pPr>
        <w:rPr>
          <w:rFonts w:ascii="Times New Roman" w:hAnsi="Times New Roman" w:cs="Times New Roman"/>
          <w:noProof/>
          <w:sz w:val="20"/>
          <w:szCs w:val="24"/>
        </w:rPr>
      </w:pPr>
      <w:r>
        <w:rPr>
          <w:noProof/>
          <w:sz w:val="24"/>
          <w:szCs w:val="24"/>
        </w:rPr>
        <w:fldChar w:fldCharType="begin"/>
      </w:r>
      <w:r>
        <w:rPr>
          <w:sz w:val="24"/>
          <w:szCs w:val="24"/>
        </w:rPr>
        <w:instrText xml:space="preserve"> ADDIN EN.REFLIST </w:instrText>
      </w:r>
      <w:r>
        <w:rPr>
          <w:noProof/>
          <w:sz w:val="24"/>
          <w:szCs w:val="24"/>
        </w:rPr>
        <w:fldChar w:fldCharType="separate"/>
      </w:r>
      <w:bookmarkStart w:id="266" w:name="_ENREF_1"/>
      <w:r w:rsidR="00EE0723" w:rsidRPr="00EE0723">
        <w:rPr>
          <w:rFonts w:ascii="Times New Roman" w:hAnsi="Times New Roman" w:cs="Times New Roman"/>
          <w:noProof/>
          <w:sz w:val="20"/>
          <w:szCs w:val="24"/>
        </w:rPr>
        <w:t>Alavash, M., Doebler, P., Holling, H., Thiel, C.M., Giessing, C., 2015. Is functional integration of resting state brain networks an unspecific biomarker for working memory performance? Neuroimage 108, 182-193.</w:t>
      </w:r>
      <w:bookmarkEnd w:id="266"/>
    </w:p>
    <w:p w14:paraId="464A9B26" w14:textId="77777777" w:rsidR="00EE0723" w:rsidRPr="00EE0723" w:rsidRDefault="00EE0723" w:rsidP="00EE0723">
      <w:pPr>
        <w:rPr>
          <w:rFonts w:ascii="Times New Roman" w:hAnsi="Times New Roman" w:cs="Times New Roman"/>
          <w:noProof/>
          <w:sz w:val="20"/>
          <w:szCs w:val="24"/>
        </w:rPr>
      </w:pPr>
      <w:bookmarkStart w:id="267" w:name="_ENREF_2"/>
      <w:r w:rsidRPr="00EE0723">
        <w:rPr>
          <w:rFonts w:ascii="Times New Roman" w:hAnsi="Times New Roman" w:cs="Times New Roman"/>
          <w:noProof/>
          <w:sz w:val="20"/>
          <w:szCs w:val="24"/>
        </w:rPr>
        <w:t>Anderson, J.S., Ferguson, M.A., Lopez-Larson, M., Yurgelun-Todd, D., 2010. Topographic maps of multisensory attention. Proc Natl Acad Sci U S A 107, 20110-20114.</w:t>
      </w:r>
      <w:bookmarkEnd w:id="267"/>
    </w:p>
    <w:p w14:paraId="1CAE962C" w14:textId="77777777" w:rsidR="00EE0723" w:rsidRPr="00EE0723" w:rsidRDefault="00EE0723" w:rsidP="00EE0723">
      <w:pPr>
        <w:rPr>
          <w:rFonts w:ascii="Times New Roman" w:hAnsi="Times New Roman" w:cs="Times New Roman"/>
          <w:noProof/>
          <w:sz w:val="20"/>
          <w:szCs w:val="24"/>
        </w:rPr>
      </w:pPr>
      <w:bookmarkStart w:id="268" w:name="_ENREF_3"/>
      <w:r w:rsidRPr="00EE0723">
        <w:rPr>
          <w:rFonts w:ascii="Times New Roman" w:hAnsi="Times New Roman" w:cs="Times New Roman"/>
          <w:noProof/>
          <w:sz w:val="20"/>
          <w:szCs w:val="24"/>
        </w:rPr>
        <w:t xml:space="preserve">Atkinson, R.C., Shiffrin, R.M., 1968. Human memory: A proposed system and its control processes. </w:t>
      </w:r>
      <w:r w:rsidRPr="00EE0723">
        <w:rPr>
          <w:rFonts w:ascii="Times New Roman" w:hAnsi="Times New Roman" w:cs="Times New Roman"/>
          <w:noProof/>
          <w:sz w:val="20"/>
          <w:szCs w:val="24"/>
        </w:rPr>
        <w:lastRenderedPageBreak/>
        <w:t>Psychology of learning and motivation 2, 89-195.</w:t>
      </w:r>
      <w:bookmarkEnd w:id="268"/>
    </w:p>
    <w:p w14:paraId="21CF88A5" w14:textId="77777777" w:rsidR="00EE0723" w:rsidRPr="00EE0723" w:rsidRDefault="00EE0723" w:rsidP="00EE0723">
      <w:pPr>
        <w:rPr>
          <w:rFonts w:ascii="Times New Roman" w:hAnsi="Times New Roman" w:cs="Times New Roman"/>
          <w:noProof/>
          <w:sz w:val="20"/>
          <w:szCs w:val="24"/>
        </w:rPr>
      </w:pPr>
      <w:bookmarkStart w:id="269" w:name="_ENREF_4"/>
      <w:r w:rsidRPr="00EE0723">
        <w:rPr>
          <w:rFonts w:ascii="Times New Roman" w:hAnsi="Times New Roman" w:cs="Times New Roman"/>
          <w:noProof/>
          <w:sz w:val="20"/>
          <w:szCs w:val="24"/>
        </w:rPr>
        <w:t>Baddeley, A.D., Hitch, G., 1974. Working memory. Psychology of learning and motivation 8, 47-89.</w:t>
      </w:r>
      <w:bookmarkEnd w:id="269"/>
    </w:p>
    <w:p w14:paraId="2D72E4F6" w14:textId="77777777" w:rsidR="00EE0723" w:rsidRPr="00EE0723" w:rsidRDefault="00EE0723" w:rsidP="00EE0723">
      <w:pPr>
        <w:rPr>
          <w:rFonts w:ascii="Times New Roman" w:hAnsi="Times New Roman" w:cs="Times New Roman"/>
          <w:noProof/>
          <w:sz w:val="20"/>
          <w:szCs w:val="24"/>
        </w:rPr>
      </w:pPr>
      <w:bookmarkStart w:id="270" w:name="_ENREF_5"/>
      <w:r w:rsidRPr="00EE0723">
        <w:rPr>
          <w:rFonts w:ascii="Times New Roman" w:hAnsi="Times New Roman" w:cs="Times New Roman"/>
          <w:noProof/>
          <w:sz w:val="20"/>
          <w:szCs w:val="24"/>
        </w:rPr>
        <w:t>Barbalat, G., Chambon, V., Franck, N., Koechlin, E., Farrer, C., 2009. Organization of cognitive control within the lateral prefrontal cortex in schizophrenia. Arch Gen Psychiatry 66, 377-386.</w:t>
      </w:r>
      <w:bookmarkEnd w:id="270"/>
    </w:p>
    <w:p w14:paraId="783F3FCC" w14:textId="77777777" w:rsidR="00EE0723" w:rsidRPr="00EE0723" w:rsidRDefault="00EE0723" w:rsidP="00EE0723">
      <w:pPr>
        <w:rPr>
          <w:rFonts w:ascii="Times New Roman" w:hAnsi="Times New Roman" w:cs="Times New Roman"/>
          <w:noProof/>
          <w:sz w:val="20"/>
          <w:szCs w:val="24"/>
        </w:rPr>
      </w:pPr>
      <w:bookmarkStart w:id="271" w:name="_ENREF_6"/>
      <w:r w:rsidRPr="00EE0723">
        <w:rPr>
          <w:rFonts w:ascii="Times New Roman" w:hAnsi="Times New Roman" w:cs="Times New Roman"/>
          <w:noProof/>
          <w:sz w:val="20"/>
          <w:szCs w:val="24"/>
        </w:rPr>
        <w:t>Barch, D.M., Repovs, G., 2012. Working Memory Related Brain Network Connectivity in Individuals with Schizophrenia and Their Siblings. Psychophysiology 49, S4-S4.</w:t>
      </w:r>
      <w:bookmarkEnd w:id="271"/>
    </w:p>
    <w:p w14:paraId="3D71B179" w14:textId="77777777" w:rsidR="00EE0723" w:rsidRPr="00EE0723" w:rsidRDefault="00EE0723" w:rsidP="00EE0723">
      <w:pPr>
        <w:rPr>
          <w:rFonts w:ascii="Times New Roman" w:hAnsi="Times New Roman" w:cs="Times New Roman"/>
          <w:noProof/>
          <w:sz w:val="20"/>
          <w:szCs w:val="24"/>
        </w:rPr>
      </w:pPr>
      <w:bookmarkStart w:id="272" w:name="_ENREF_7"/>
      <w:r w:rsidRPr="00EE0723">
        <w:rPr>
          <w:rFonts w:ascii="Times New Roman" w:hAnsi="Times New Roman" w:cs="Times New Roman"/>
          <w:noProof/>
          <w:sz w:val="20"/>
          <w:szCs w:val="24"/>
        </w:rPr>
        <w:t>Buckley, P.F., 2005. Neuroimaging of schizophrenia: structural abnormalities and pathophysiological implications. Neuropsychiatr Dis Treat 1, 193-204.</w:t>
      </w:r>
      <w:bookmarkEnd w:id="272"/>
    </w:p>
    <w:p w14:paraId="48B9ED26" w14:textId="77777777" w:rsidR="00EE0723" w:rsidRPr="00EE0723" w:rsidRDefault="00EE0723" w:rsidP="00EE0723">
      <w:pPr>
        <w:rPr>
          <w:rFonts w:ascii="Times New Roman" w:hAnsi="Times New Roman" w:cs="Times New Roman"/>
          <w:noProof/>
          <w:sz w:val="20"/>
          <w:szCs w:val="24"/>
        </w:rPr>
      </w:pPr>
      <w:bookmarkStart w:id="273" w:name="_ENREF_8"/>
      <w:r w:rsidRPr="00EE0723">
        <w:rPr>
          <w:rFonts w:ascii="Times New Roman" w:hAnsi="Times New Roman" w:cs="Times New Roman"/>
          <w:noProof/>
          <w:sz w:val="20"/>
          <w:szCs w:val="24"/>
        </w:rPr>
        <w:t>Carpenter, P.A., Just, M.A., Reichle, E.D., 2000. Working memory and executive function: evidence from neuroimaging. Curr Opin Neurobiol 10, 195-199.</w:t>
      </w:r>
      <w:bookmarkEnd w:id="273"/>
    </w:p>
    <w:p w14:paraId="3B92C40B" w14:textId="77777777" w:rsidR="00EE0723" w:rsidRPr="00EE0723" w:rsidRDefault="00EE0723" w:rsidP="00EE0723">
      <w:pPr>
        <w:rPr>
          <w:rFonts w:ascii="Times New Roman" w:hAnsi="Times New Roman" w:cs="Times New Roman"/>
          <w:noProof/>
          <w:sz w:val="20"/>
          <w:szCs w:val="24"/>
        </w:rPr>
      </w:pPr>
      <w:bookmarkStart w:id="274" w:name="_ENREF_9"/>
      <w:r w:rsidRPr="00EE0723">
        <w:rPr>
          <w:rFonts w:ascii="Times New Roman" w:hAnsi="Times New Roman" w:cs="Times New Roman"/>
          <w:noProof/>
          <w:sz w:val="20"/>
          <w:szCs w:val="24"/>
        </w:rPr>
        <w:t>Clos, M., Rottschy, C., Laird, A.R., Fox, P.T., Eickhoff, S.B., 2014. Comparison of structural covariance with functional connectivity approaches exemplified by an investigation of the left anterior insula. Neuroimage 99, 269-280.</w:t>
      </w:r>
      <w:bookmarkEnd w:id="274"/>
    </w:p>
    <w:p w14:paraId="2A3AD3FB" w14:textId="77777777" w:rsidR="00EE0723" w:rsidRPr="00EE0723" w:rsidRDefault="00EE0723" w:rsidP="00EE0723">
      <w:pPr>
        <w:rPr>
          <w:rFonts w:ascii="Times New Roman" w:hAnsi="Times New Roman" w:cs="Times New Roman"/>
          <w:noProof/>
          <w:sz w:val="20"/>
          <w:szCs w:val="24"/>
        </w:rPr>
      </w:pPr>
      <w:bookmarkStart w:id="275" w:name="_ENREF_10"/>
      <w:r w:rsidRPr="00EE0723">
        <w:rPr>
          <w:rFonts w:ascii="Times New Roman" w:hAnsi="Times New Roman" w:cs="Times New Roman"/>
          <w:noProof/>
          <w:sz w:val="20"/>
          <w:szCs w:val="24"/>
        </w:rPr>
        <w:t>Costafreda, S.G., 2009. Pooling FMRI data: meta-analysis, mega-analysis and multi-center studies. Front Neuroinform 3, 33.</w:t>
      </w:r>
      <w:bookmarkEnd w:id="275"/>
    </w:p>
    <w:p w14:paraId="7BAAAD5E" w14:textId="77777777" w:rsidR="00EE0723" w:rsidRPr="00EE0723" w:rsidRDefault="00EE0723" w:rsidP="00EE0723">
      <w:pPr>
        <w:rPr>
          <w:rFonts w:ascii="Times New Roman" w:hAnsi="Times New Roman" w:cs="Times New Roman"/>
          <w:noProof/>
          <w:sz w:val="20"/>
          <w:szCs w:val="24"/>
        </w:rPr>
      </w:pPr>
      <w:bookmarkStart w:id="276" w:name="_ENREF_11"/>
      <w:r w:rsidRPr="00EE0723">
        <w:rPr>
          <w:rFonts w:ascii="Times New Roman" w:hAnsi="Times New Roman" w:cs="Times New Roman"/>
          <w:noProof/>
          <w:sz w:val="20"/>
          <w:szCs w:val="24"/>
        </w:rPr>
        <w:t>D'Esposito, M., Postle, B.R., 2015. The cognitive neuroscience of working memory. Annu Rev Psychol 66, 115-142.</w:t>
      </w:r>
      <w:bookmarkEnd w:id="276"/>
    </w:p>
    <w:p w14:paraId="30322730" w14:textId="77777777" w:rsidR="00EE0723" w:rsidRPr="00EE0723" w:rsidRDefault="00EE0723" w:rsidP="00EE0723">
      <w:pPr>
        <w:rPr>
          <w:rFonts w:ascii="Times New Roman" w:hAnsi="Times New Roman" w:cs="Times New Roman"/>
          <w:noProof/>
          <w:sz w:val="20"/>
          <w:szCs w:val="24"/>
        </w:rPr>
      </w:pPr>
      <w:bookmarkStart w:id="277" w:name="_ENREF_12"/>
      <w:r w:rsidRPr="00EE0723">
        <w:rPr>
          <w:rFonts w:ascii="Times New Roman" w:hAnsi="Times New Roman" w:cs="Times New Roman"/>
          <w:noProof/>
          <w:sz w:val="20"/>
          <w:szCs w:val="24"/>
        </w:rPr>
        <w:t>DerSimonian, R., Laird, N., 1986. Meta-analysis in clinical trials. Control Clin Trials 7, 177-188.</w:t>
      </w:r>
      <w:bookmarkEnd w:id="277"/>
    </w:p>
    <w:p w14:paraId="6216147F" w14:textId="77777777" w:rsidR="00EE0723" w:rsidRPr="00EE0723" w:rsidRDefault="00EE0723" w:rsidP="00EE0723">
      <w:pPr>
        <w:rPr>
          <w:rFonts w:ascii="Times New Roman" w:hAnsi="Times New Roman" w:cs="Times New Roman"/>
          <w:noProof/>
          <w:sz w:val="20"/>
          <w:szCs w:val="24"/>
        </w:rPr>
      </w:pPr>
      <w:bookmarkStart w:id="278" w:name="_ENREF_13"/>
      <w:r w:rsidRPr="00EE0723">
        <w:rPr>
          <w:rFonts w:ascii="Times New Roman" w:hAnsi="Times New Roman" w:cs="Times New Roman"/>
          <w:noProof/>
          <w:sz w:val="20"/>
          <w:szCs w:val="24"/>
        </w:rPr>
        <w:t>Duncan, J., Owen, A.M., 2000. Common regions of the human frontal lobe recruited by diverse cognitive demands. Trends Neurosci 23, 475-483.</w:t>
      </w:r>
      <w:bookmarkEnd w:id="278"/>
    </w:p>
    <w:p w14:paraId="40A674B6" w14:textId="77777777" w:rsidR="00EE0723" w:rsidRPr="00EE0723" w:rsidRDefault="00EE0723" w:rsidP="00EE0723">
      <w:pPr>
        <w:rPr>
          <w:rFonts w:ascii="Times New Roman" w:hAnsi="Times New Roman" w:cs="Times New Roman"/>
          <w:noProof/>
          <w:sz w:val="20"/>
          <w:szCs w:val="24"/>
        </w:rPr>
      </w:pPr>
      <w:bookmarkStart w:id="279" w:name="_ENREF_14"/>
      <w:r w:rsidRPr="00EE0723">
        <w:rPr>
          <w:rFonts w:ascii="Times New Roman" w:hAnsi="Times New Roman" w:cs="Times New Roman"/>
          <w:noProof/>
          <w:sz w:val="20"/>
          <w:szCs w:val="24"/>
        </w:rPr>
        <w:t>Eriksson, J., Vogel, E.K., Lansner, A., Bergstrom, F., Nyberg, L., 2015. Neurocognitive Architecture of Working Memory. Neuron 88, 33-46.</w:t>
      </w:r>
      <w:bookmarkEnd w:id="279"/>
    </w:p>
    <w:p w14:paraId="09CB8CBD" w14:textId="77777777" w:rsidR="00EE0723" w:rsidRPr="00EE0723" w:rsidRDefault="00EE0723" w:rsidP="00EE0723">
      <w:pPr>
        <w:rPr>
          <w:rFonts w:ascii="Times New Roman" w:hAnsi="Times New Roman" w:cs="Times New Roman"/>
          <w:noProof/>
          <w:sz w:val="20"/>
          <w:szCs w:val="24"/>
        </w:rPr>
      </w:pPr>
      <w:bookmarkStart w:id="280" w:name="_ENREF_15"/>
      <w:r w:rsidRPr="00EE0723">
        <w:rPr>
          <w:rFonts w:ascii="Times New Roman" w:hAnsi="Times New Roman" w:cs="Times New Roman"/>
          <w:noProof/>
          <w:sz w:val="20"/>
          <w:szCs w:val="24"/>
        </w:rPr>
        <w:t>Eryilmaz, H., Tanner, A.S., Ho, N.F., Nitenson, A.Z., Silverstein, N.J., Petruzzi, L.J., Goff, D.C., Manoach, D.S., Roffman, J.L., 2016. Disrupted Working Memory Circuitry in Schizophrenia: Disentangling fMRI Markers of Core Pathology vs Other Aspects of Impaired Performance. Neuropsychopharmacology.</w:t>
      </w:r>
      <w:bookmarkEnd w:id="280"/>
    </w:p>
    <w:p w14:paraId="2C386DD1" w14:textId="77777777" w:rsidR="00EE0723" w:rsidRPr="00EE0723" w:rsidRDefault="00EE0723" w:rsidP="00EE0723">
      <w:pPr>
        <w:rPr>
          <w:rFonts w:ascii="Times New Roman" w:hAnsi="Times New Roman" w:cs="Times New Roman"/>
          <w:noProof/>
          <w:sz w:val="20"/>
          <w:szCs w:val="24"/>
        </w:rPr>
      </w:pPr>
      <w:bookmarkStart w:id="281" w:name="_ENREF_16"/>
      <w:r w:rsidRPr="00EE0723">
        <w:rPr>
          <w:rFonts w:ascii="Times New Roman" w:hAnsi="Times New Roman" w:cs="Times New Roman"/>
          <w:noProof/>
          <w:sz w:val="20"/>
          <w:szCs w:val="24"/>
        </w:rPr>
        <w:t>Fioravanti, M., Bianchi, V., Cinti, M.E., 2012. Cognitive deficits in schizophrenia: an updated metanalysis of the scientific evidence. BMC Psychiatry 12.</w:t>
      </w:r>
      <w:bookmarkEnd w:id="281"/>
    </w:p>
    <w:p w14:paraId="3A367DB5" w14:textId="77777777" w:rsidR="00EE0723" w:rsidRPr="00EE0723" w:rsidRDefault="00EE0723" w:rsidP="00EE0723">
      <w:pPr>
        <w:rPr>
          <w:rFonts w:ascii="Times New Roman" w:hAnsi="Times New Roman" w:cs="Times New Roman"/>
          <w:noProof/>
          <w:sz w:val="20"/>
          <w:szCs w:val="24"/>
        </w:rPr>
      </w:pPr>
      <w:bookmarkStart w:id="282" w:name="_ENREF_17"/>
      <w:r w:rsidRPr="00EE0723">
        <w:rPr>
          <w:rFonts w:ascii="Times New Roman" w:hAnsi="Times New Roman" w:cs="Times New Roman"/>
          <w:noProof/>
          <w:sz w:val="20"/>
          <w:szCs w:val="24"/>
        </w:rPr>
        <w:t>First, M.B., 2005. Structured clinical interview for DSM-IV-TR Axis I disorders: Patient edition. Biometrics Research Department, Columbia University.</w:t>
      </w:r>
      <w:bookmarkEnd w:id="282"/>
    </w:p>
    <w:p w14:paraId="76FCE06B" w14:textId="77777777" w:rsidR="00EE0723" w:rsidRPr="00EE0723" w:rsidRDefault="00EE0723" w:rsidP="00EE0723">
      <w:pPr>
        <w:rPr>
          <w:rFonts w:ascii="Times New Roman" w:hAnsi="Times New Roman" w:cs="Times New Roman"/>
          <w:noProof/>
          <w:sz w:val="20"/>
          <w:szCs w:val="24"/>
        </w:rPr>
      </w:pPr>
      <w:bookmarkStart w:id="283" w:name="_ENREF_18"/>
      <w:r w:rsidRPr="00EE0723">
        <w:rPr>
          <w:rFonts w:ascii="Times New Roman" w:hAnsi="Times New Roman" w:cs="Times New Roman"/>
          <w:noProof/>
          <w:sz w:val="20"/>
          <w:szCs w:val="24"/>
        </w:rPr>
        <w:t>Fryer, S.L., Roach, B.J., Ford, J.M., Turner, J.A., van Erp, T.G., Voyvodic, J., Preda, A., Belger, A., Bustillo, J., O'Leary, D., Mueller, B.A., Lim, K.O., McEwen, S.C., Calhoun, V.D., Diaz, M., Glover, G., Greve, D., Wible, C.G., Vaidya, J., Potkin, S.G., Fbirn, Mathalon, D.H., 2015. Relating Intrinsic Low Frequency Bold Cortical Oscillations to Cognition in Schizophrenia. Neuropsychopharmacology.</w:t>
      </w:r>
      <w:bookmarkEnd w:id="283"/>
    </w:p>
    <w:p w14:paraId="7E7F6A60" w14:textId="77777777" w:rsidR="00EE0723" w:rsidRPr="00EE0723" w:rsidRDefault="00EE0723" w:rsidP="00EE0723">
      <w:pPr>
        <w:rPr>
          <w:rFonts w:ascii="Times New Roman" w:hAnsi="Times New Roman" w:cs="Times New Roman"/>
          <w:noProof/>
          <w:sz w:val="20"/>
          <w:szCs w:val="24"/>
        </w:rPr>
      </w:pPr>
      <w:bookmarkStart w:id="284" w:name="_ENREF_19"/>
      <w:r w:rsidRPr="00EE0723">
        <w:rPr>
          <w:rFonts w:ascii="Times New Roman" w:hAnsi="Times New Roman" w:cs="Times New Roman"/>
          <w:noProof/>
          <w:sz w:val="20"/>
          <w:szCs w:val="24"/>
        </w:rPr>
        <w:t>Glahn, D.C., Poutanen, V., Therman, S., Huttunen, M.O., Lonnqvist, J., Standertskjold-Nordenstam, C., Cannon, T.D., 2001. Neural correlates of spatial working memory dysfunction in schizophrenia. Schizophr Res 49, 176-177.</w:t>
      </w:r>
      <w:bookmarkEnd w:id="284"/>
    </w:p>
    <w:p w14:paraId="0DBBF62A" w14:textId="77777777" w:rsidR="00EE0723" w:rsidRPr="00EE0723" w:rsidRDefault="00EE0723" w:rsidP="00EE0723">
      <w:pPr>
        <w:rPr>
          <w:rFonts w:ascii="Times New Roman" w:hAnsi="Times New Roman" w:cs="Times New Roman"/>
          <w:noProof/>
          <w:sz w:val="20"/>
          <w:szCs w:val="24"/>
        </w:rPr>
      </w:pPr>
      <w:bookmarkStart w:id="285" w:name="_ENREF_20"/>
      <w:r w:rsidRPr="00EE0723">
        <w:rPr>
          <w:rFonts w:ascii="Times New Roman" w:hAnsi="Times New Roman" w:cs="Times New Roman"/>
          <w:noProof/>
          <w:sz w:val="20"/>
          <w:szCs w:val="24"/>
        </w:rPr>
        <w:t>Glahn, D.C., Ragland, J.D., Abramoff, A., Barrett, J., Laird, A.R., Bearden, C.E., Velligan, D.I., 2005. Beyond hypofrontality: A quantitative meta-analysis of functional neuroimaging studies of working memory in schizophrenia. Hum Brain Mapp 25, 60-69.</w:t>
      </w:r>
      <w:bookmarkEnd w:id="285"/>
    </w:p>
    <w:p w14:paraId="5C3A0FD8" w14:textId="77777777" w:rsidR="00EE0723" w:rsidRPr="00EE0723" w:rsidRDefault="00EE0723" w:rsidP="00EE0723">
      <w:pPr>
        <w:rPr>
          <w:rFonts w:ascii="Times New Roman" w:hAnsi="Times New Roman" w:cs="Times New Roman"/>
          <w:noProof/>
          <w:sz w:val="20"/>
          <w:szCs w:val="24"/>
        </w:rPr>
      </w:pPr>
      <w:bookmarkStart w:id="286" w:name="_ENREF_21"/>
      <w:r w:rsidRPr="00EE0723">
        <w:rPr>
          <w:rFonts w:ascii="Times New Roman" w:hAnsi="Times New Roman" w:cs="Times New Roman"/>
          <w:noProof/>
          <w:sz w:val="20"/>
          <w:szCs w:val="24"/>
        </w:rPr>
        <w:t>Goldmanrakic, P.S., 1994. Working-Memory Dysfunction in Schizophrenia. Journal of Neuropsychiatry and Clinical Neurosciences 6, 348-357.</w:t>
      </w:r>
      <w:bookmarkEnd w:id="286"/>
    </w:p>
    <w:p w14:paraId="636898B8" w14:textId="77777777" w:rsidR="00EE0723" w:rsidRPr="00EE0723" w:rsidRDefault="00EE0723" w:rsidP="00EE0723">
      <w:pPr>
        <w:rPr>
          <w:rFonts w:ascii="Times New Roman" w:hAnsi="Times New Roman" w:cs="Times New Roman"/>
          <w:noProof/>
          <w:sz w:val="20"/>
          <w:szCs w:val="24"/>
        </w:rPr>
      </w:pPr>
      <w:bookmarkStart w:id="287" w:name="_ENREF_22"/>
      <w:r w:rsidRPr="00EE0723">
        <w:rPr>
          <w:rFonts w:ascii="Times New Roman" w:hAnsi="Times New Roman" w:cs="Times New Roman"/>
          <w:noProof/>
          <w:sz w:val="20"/>
          <w:szCs w:val="24"/>
        </w:rPr>
        <w:t>Green, M.F., Kern, R.S., Braff, D.L., Mintz, J., 2000. Neurocognitive deficits and functional outcome in schizophrenia: are we measuring the "right stuff"? Schizophr Bull 26, 119-136.</w:t>
      </w:r>
      <w:bookmarkEnd w:id="287"/>
    </w:p>
    <w:p w14:paraId="643F3F4B" w14:textId="77777777" w:rsidR="00EE0723" w:rsidRPr="00EE0723" w:rsidRDefault="00EE0723" w:rsidP="00EE0723">
      <w:pPr>
        <w:rPr>
          <w:rFonts w:ascii="Times New Roman" w:hAnsi="Times New Roman" w:cs="Times New Roman"/>
          <w:noProof/>
          <w:sz w:val="20"/>
          <w:szCs w:val="24"/>
        </w:rPr>
      </w:pPr>
      <w:bookmarkStart w:id="288" w:name="_ENREF_23"/>
      <w:r w:rsidRPr="00EE0723">
        <w:rPr>
          <w:rFonts w:ascii="Times New Roman" w:hAnsi="Times New Roman" w:cs="Times New Roman"/>
          <w:noProof/>
          <w:sz w:val="20"/>
          <w:szCs w:val="24"/>
        </w:rPr>
        <w:lastRenderedPageBreak/>
        <w:t>Hampshire, A., Chamberlain, S.R., Monti, M.M., Duncan, J., Owen, A.M., 2010. The role of the right inferior frontal gyrus: inhibition and attentional control. Neuroimage 50, 1313-1319.</w:t>
      </w:r>
      <w:bookmarkEnd w:id="288"/>
    </w:p>
    <w:p w14:paraId="70C19481" w14:textId="77777777" w:rsidR="00EE0723" w:rsidRPr="00EE0723" w:rsidRDefault="00EE0723" w:rsidP="00EE0723">
      <w:pPr>
        <w:rPr>
          <w:rFonts w:ascii="Times New Roman" w:hAnsi="Times New Roman" w:cs="Times New Roman"/>
          <w:noProof/>
          <w:sz w:val="20"/>
          <w:szCs w:val="24"/>
        </w:rPr>
      </w:pPr>
      <w:bookmarkStart w:id="289" w:name="_ENREF_24"/>
      <w:r w:rsidRPr="00EE0723">
        <w:rPr>
          <w:rFonts w:ascii="Times New Roman" w:hAnsi="Times New Roman" w:cs="Times New Roman"/>
          <w:noProof/>
          <w:sz w:val="20"/>
          <w:szCs w:val="24"/>
        </w:rPr>
        <w:t>Hampson, M., Driesen, N.R., Skudlarski, P., Gore, J.C., Constable, R.T., 2006. Brain connectivity related to working memory performance. J Neurosci 26, 13338-13343.</w:t>
      </w:r>
      <w:bookmarkEnd w:id="289"/>
    </w:p>
    <w:p w14:paraId="70CDE004" w14:textId="77777777" w:rsidR="00EE0723" w:rsidRPr="00EE0723" w:rsidRDefault="00EE0723" w:rsidP="00EE0723">
      <w:pPr>
        <w:rPr>
          <w:rFonts w:ascii="Times New Roman" w:hAnsi="Times New Roman" w:cs="Times New Roman"/>
          <w:noProof/>
          <w:sz w:val="20"/>
          <w:szCs w:val="24"/>
        </w:rPr>
      </w:pPr>
      <w:bookmarkStart w:id="290" w:name="_ENREF_25"/>
      <w:r w:rsidRPr="00EE0723">
        <w:rPr>
          <w:rFonts w:ascii="Times New Roman" w:hAnsi="Times New Roman" w:cs="Times New Roman"/>
          <w:noProof/>
          <w:sz w:val="20"/>
          <w:szCs w:val="24"/>
        </w:rPr>
        <w:t>Hedges, L., Olkin, I., 1985. Statistical models for meta-analysis. New York: Academic Press. Hedges, LV, &amp; Pigott, TD (2001). The power of statistical tests in meta-analysis. Psychological Methods 6, 203-217.</w:t>
      </w:r>
      <w:bookmarkEnd w:id="290"/>
    </w:p>
    <w:p w14:paraId="7C780C4C" w14:textId="77777777" w:rsidR="00EE0723" w:rsidRPr="00EE0723" w:rsidRDefault="00EE0723" w:rsidP="00EE0723">
      <w:pPr>
        <w:rPr>
          <w:rFonts w:ascii="Times New Roman" w:hAnsi="Times New Roman" w:cs="Times New Roman"/>
          <w:noProof/>
          <w:sz w:val="20"/>
          <w:szCs w:val="24"/>
        </w:rPr>
      </w:pPr>
      <w:bookmarkStart w:id="291" w:name="_ENREF_26"/>
      <w:r w:rsidRPr="00EE0723">
        <w:rPr>
          <w:rFonts w:ascii="Times New Roman" w:hAnsi="Times New Roman" w:cs="Times New Roman"/>
          <w:noProof/>
          <w:sz w:val="20"/>
          <w:szCs w:val="24"/>
        </w:rPr>
        <w:t>Jansma, J.M., Ramsey, N.F., van der Wee, N.J., Kahn, R.S., 2004. Working memory capacity in schizophrenia: a parametric fMRI study. Schizophr Res 68, 159-171.</w:t>
      </w:r>
      <w:bookmarkEnd w:id="291"/>
    </w:p>
    <w:p w14:paraId="62754DAF" w14:textId="77777777" w:rsidR="00EE0723" w:rsidRPr="00EE0723" w:rsidRDefault="00EE0723" w:rsidP="00EE0723">
      <w:pPr>
        <w:rPr>
          <w:rFonts w:ascii="Times New Roman" w:hAnsi="Times New Roman" w:cs="Times New Roman"/>
          <w:noProof/>
          <w:sz w:val="20"/>
          <w:szCs w:val="24"/>
        </w:rPr>
      </w:pPr>
      <w:bookmarkStart w:id="292" w:name="_ENREF_27"/>
      <w:r w:rsidRPr="00EE0723">
        <w:rPr>
          <w:rFonts w:ascii="Times New Roman" w:hAnsi="Times New Roman" w:cs="Times New Roman"/>
          <w:noProof/>
          <w:sz w:val="20"/>
          <w:szCs w:val="24"/>
        </w:rPr>
        <w:t>Jiang, T., Zhou, Y., Liu, B., Liu, Y., Song, M., 2013. Brainnetome-wide association studies in schizophrenia: the advances and future. Neurosci Biobehav Rev 37, 2818-2835.</w:t>
      </w:r>
      <w:bookmarkEnd w:id="292"/>
    </w:p>
    <w:p w14:paraId="3B1F0CD9" w14:textId="77777777" w:rsidR="00EE0723" w:rsidRPr="00EE0723" w:rsidRDefault="00EE0723" w:rsidP="00EE0723">
      <w:pPr>
        <w:rPr>
          <w:rFonts w:ascii="Times New Roman" w:hAnsi="Times New Roman" w:cs="Times New Roman"/>
          <w:noProof/>
          <w:sz w:val="20"/>
          <w:szCs w:val="24"/>
        </w:rPr>
      </w:pPr>
      <w:bookmarkStart w:id="293" w:name="_ENREF_28"/>
      <w:r w:rsidRPr="00EE0723">
        <w:rPr>
          <w:rFonts w:ascii="Times New Roman" w:hAnsi="Times New Roman" w:cs="Times New Roman"/>
          <w:noProof/>
          <w:sz w:val="20"/>
          <w:szCs w:val="24"/>
        </w:rPr>
        <w:t>Jonides, J., Smith, E.E., Marshuetz, C., Koeppe, R.A., Reuter-Lorenz, P.A., 1998. Inhibition in verbal working memory revealed by brain activation. Proc Natl Acad Sci U S A 95, 8410-8413.</w:t>
      </w:r>
      <w:bookmarkEnd w:id="293"/>
    </w:p>
    <w:p w14:paraId="43431E8D" w14:textId="77777777" w:rsidR="00EE0723" w:rsidRPr="00EE0723" w:rsidRDefault="00EE0723" w:rsidP="00EE0723">
      <w:pPr>
        <w:rPr>
          <w:rFonts w:ascii="Times New Roman" w:hAnsi="Times New Roman" w:cs="Times New Roman"/>
          <w:noProof/>
          <w:sz w:val="20"/>
          <w:szCs w:val="24"/>
        </w:rPr>
      </w:pPr>
      <w:bookmarkStart w:id="294" w:name="_ENREF_29"/>
      <w:r w:rsidRPr="00EE0723">
        <w:rPr>
          <w:rFonts w:ascii="Times New Roman" w:hAnsi="Times New Roman" w:cs="Times New Roman"/>
          <w:noProof/>
          <w:sz w:val="20"/>
          <w:szCs w:val="24"/>
        </w:rPr>
        <w:t>Kay, S.R., Fiszbein, A., Opler, L.A., 1987. The positive and negative syndrome scale (PANSS) for schizophrenia. Schizophr Bull 13, 261-276.</w:t>
      </w:r>
      <w:bookmarkEnd w:id="294"/>
    </w:p>
    <w:p w14:paraId="0590BCD0" w14:textId="77777777" w:rsidR="00EE0723" w:rsidRPr="00EE0723" w:rsidRDefault="00EE0723" w:rsidP="00EE0723">
      <w:pPr>
        <w:rPr>
          <w:rFonts w:ascii="Times New Roman" w:hAnsi="Times New Roman" w:cs="Times New Roman"/>
          <w:noProof/>
          <w:sz w:val="20"/>
          <w:szCs w:val="24"/>
        </w:rPr>
      </w:pPr>
      <w:bookmarkStart w:id="295" w:name="_ENREF_30"/>
      <w:r w:rsidRPr="00EE0723">
        <w:rPr>
          <w:rFonts w:ascii="Times New Roman" w:hAnsi="Times New Roman" w:cs="Times New Roman"/>
          <w:noProof/>
          <w:sz w:val="20"/>
          <w:szCs w:val="24"/>
        </w:rPr>
        <w:t>Keller, J.B., Hedden, T., Thompson, T.W., Anteraper, S.A., Gabrieli, J.D., Whitfield-Gabrieli, S., 2015. Resting-state anticorrelations between medial and lateral prefrontal cortex: association with working memory, aging, and individual differences. Cortex 64, 271-280.</w:t>
      </w:r>
      <w:bookmarkEnd w:id="295"/>
    </w:p>
    <w:p w14:paraId="1D3E3520" w14:textId="77777777" w:rsidR="00EE0723" w:rsidRPr="00EE0723" w:rsidRDefault="00EE0723" w:rsidP="00EE0723">
      <w:pPr>
        <w:rPr>
          <w:rFonts w:ascii="Times New Roman" w:hAnsi="Times New Roman" w:cs="Times New Roman"/>
          <w:noProof/>
          <w:sz w:val="20"/>
          <w:szCs w:val="24"/>
        </w:rPr>
      </w:pPr>
      <w:bookmarkStart w:id="296" w:name="_ENREF_31"/>
      <w:r w:rsidRPr="00EE0723">
        <w:rPr>
          <w:rFonts w:ascii="Times New Roman" w:hAnsi="Times New Roman" w:cs="Times New Roman"/>
          <w:noProof/>
          <w:sz w:val="20"/>
          <w:szCs w:val="24"/>
        </w:rPr>
        <w:t>Kim, J.J., Kwon, J.S., Park, H.J., Youn, T., Kang, D.H., Kim, M.S., Lee, D.S., Lee, M.C., 2003. Functional disconnection between the prefrontal and parietal cortices during working memory processing in schizophrenia: A [O-15]H2O PET study. American Journal of Psychiatry 160, 919-923.</w:t>
      </w:r>
      <w:bookmarkEnd w:id="296"/>
    </w:p>
    <w:p w14:paraId="183DA154" w14:textId="77777777" w:rsidR="00EE0723" w:rsidRPr="00EE0723" w:rsidRDefault="00EE0723" w:rsidP="00EE0723">
      <w:pPr>
        <w:rPr>
          <w:rFonts w:ascii="Times New Roman" w:hAnsi="Times New Roman" w:cs="Times New Roman"/>
          <w:noProof/>
          <w:sz w:val="20"/>
          <w:szCs w:val="24"/>
        </w:rPr>
      </w:pPr>
      <w:bookmarkStart w:id="297" w:name="_ENREF_32"/>
      <w:r w:rsidRPr="00EE0723">
        <w:rPr>
          <w:rFonts w:ascii="Times New Roman" w:hAnsi="Times New Roman" w:cs="Times New Roman"/>
          <w:noProof/>
          <w:sz w:val="20"/>
          <w:szCs w:val="24"/>
        </w:rPr>
        <w:t>Lynall, M.E., Bassett, D.S., Kerwin, R., McKenna, P.J., Kitzbichler, M., Muller, U., Bullmore, E., 2010. Functional connectivity and brain networks in schizophrenia. J Neurosci 30, 9477-9487.</w:t>
      </w:r>
      <w:bookmarkEnd w:id="297"/>
    </w:p>
    <w:p w14:paraId="5C19C8B4" w14:textId="77777777" w:rsidR="00EE0723" w:rsidRPr="00EE0723" w:rsidRDefault="00EE0723" w:rsidP="00EE0723">
      <w:pPr>
        <w:rPr>
          <w:rFonts w:ascii="Times New Roman" w:hAnsi="Times New Roman" w:cs="Times New Roman"/>
          <w:noProof/>
          <w:sz w:val="20"/>
          <w:szCs w:val="24"/>
        </w:rPr>
      </w:pPr>
      <w:bookmarkStart w:id="298" w:name="_ENREF_33"/>
      <w:r w:rsidRPr="00EE0723">
        <w:rPr>
          <w:rFonts w:ascii="Times New Roman" w:hAnsi="Times New Roman" w:cs="Times New Roman"/>
          <w:noProof/>
          <w:sz w:val="20"/>
          <w:szCs w:val="24"/>
        </w:rPr>
        <w:t>McNab, F., Leroux, G., Strand, F., Thorell, L., Bergman, S., Klingberg, T., 2008. Common and unique components of inhibition and working memory: an fMRI, within-subjects investigation. Neuropsychologia 46, 2668-2682.</w:t>
      </w:r>
      <w:bookmarkEnd w:id="298"/>
    </w:p>
    <w:p w14:paraId="0FF812BB" w14:textId="77777777" w:rsidR="00EE0723" w:rsidRPr="00EE0723" w:rsidRDefault="00EE0723" w:rsidP="00EE0723">
      <w:pPr>
        <w:rPr>
          <w:rFonts w:ascii="Times New Roman" w:hAnsi="Times New Roman" w:cs="Times New Roman"/>
          <w:noProof/>
          <w:sz w:val="20"/>
          <w:szCs w:val="24"/>
        </w:rPr>
      </w:pPr>
      <w:bookmarkStart w:id="299" w:name="_ENREF_34"/>
      <w:r w:rsidRPr="00EE0723">
        <w:rPr>
          <w:rFonts w:ascii="Times New Roman" w:hAnsi="Times New Roman" w:cs="Times New Roman"/>
          <w:noProof/>
          <w:sz w:val="20"/>
          <w:szCs w:val="24"/>
        </w:rPr>
        <w:t>Menon, V., Uddin, L.Q., 2010. Saliency, switching, attention and control: a network model of insula function. Brain Structure &amp; Function 214, 655-667.</w:t>
      </w:r>
      <w:bookmarkEnd w:id="299"/>
    </w:p>
    <w:p w14:paraId="1F271FD4" w14:textId="77777777" w:rsidR="00EE0723" w:rsidRPr="00EE0723" w:rsidRDefault="00EE0723" w:rsidP="00EE0723">
      <w:pPr>
        <w:rPr>
          <w:rFonts w:ascii="Times New Roman" w:hAnsi="Times New Roman" w:cs="Times New Roman"/>
          <w:noProof/>
          <w:sz w:val="20"/>
          <w:szCs w:val="24"/>
        </w:rPr>
      </w:pPr>
      <w:bookmarkStart w:id="300" w:name="_ENREF_35"/>
      <w:r w:rsidRPr="00EE0723">
        <w:rPr>
          <w:rFonts w:ascii="Times New Roman" w:hAnsi="Times New Roman" w:cs="Times New Roman"/>
          <w:noProof/>
          <w:sz w:val="20"/>
          <w:szCs w:val="24"/>
        </w:rPr>
        <w:t>Nee, D.E., Brown, J.W., Askren, M.K., Berman, M.G., Demiralp, E., Krawitz, A., Jonides, J., 2013. A meta-analysis of executive components of working memory. Cereb Cortex 23, 264-282.</w:t>
      </w:r>
      <w:bookmarkEnd w:id="300"/>
    </w:p>
    <w:p w14:paraId="0F9FE0B2" w14:textId="77777777" w:rsidR="00EE0723" w:rsidRPr="00EE0723" w:rsidRDefault="00EE0723" w:rsidP="00EE0723">
      <w:pPr>
        <w:rPr>
          <w:rFonts w:ascii="Times New Roman" w:hAnsi="Times New Roman" w:cs="Times New Roman"/>
          <w:noProof/>
          <w:sz w:val="20"/>
          <w:szCs w:val="24"/>
        </w:rPr>
      </w:pPr>
      <w:bookmarkStart w:id="301" w:name="_ENREF_36"/>
      <w:r w:rsidRPr="00EE0723">
        <w:rPr>
          <w:rFonts w:ascii="Times New Roman" w:hAnsi="Times New Roman" w:cs="Times New Roman"/>
          <w:noProof/>
          <w:sz w:val="20"/>
          <w:szCs w:val="24"/>
        </w:rPr>
        <w:t>Owen, A.M., McMillan, K.M., Laird, A.R., Bullmore, E., 2005. N-back working memory paradigm: a meta-analysis of normative functional neuroimaging studies. Hum Brain Mapp 25, 46-59.</w:t>
      </w:r>
      <w:bookmarkEnd w:id="301"/>
    </w:p>
    <w:p w14:paraId="38D4A5E0" w14:textId="77777777" w:rsidR="00EE0723" w:rsidRPr="00EE0723" w:rsidRDefault="00EE0723" w:rsidP="00EE0723">
      <w:pPr>
        <w:rPr>
          <w:rFonts w:ascii="Times New Roman" w:hAnsi="Times New Roman" w:cs="Times New Roman"/>
          <w:noProof/>
          <w:sz w:val="20"/>
          <w:szCs w:val="24"/>
        </w:rPr>
      </w:pPr>
      <w:bookmarkStart w:id="302" w:name="_ENREF_37"/>
      <w:r w:rsidRPr="00EE0723">
        <w:rPr>
          <w:rFonts w:ascii="Times New Roman" w:hAnsi="Times New Roman" w:cs="Times New Roman"/>
          <w:noProof/>
          <w:sz w:val="20"/>
          <w:szCs w:val="24"/>
        </w:rPr>
        <w:t>Pae, C.U., Juh, R., Yoo, S.S., Choi, B.G., Lim, H.K., Lee, C., Paik, I.H., Jeun, S.S., Lee, C.U., 2008. Verbal working memory dysfunction in schizophrenia: An fMRI investigation. International Journal of Neuroscience 118, 1467-1487.</w:t>
      </w:r>
      <w:bookmarkEnd w:id="302"/>
    </w:p>
    <w:p w14:paraId="2282BDAD" w14:textId="77777777" w:rsidR="00EE0723" w:rsidRPr="00EE0723" w:rsidRDefault="00EE0723" w:rsidP="00EE0723">
      <w:pPr>
        <w:rPr>
          <w:rFonts w:ascii="Times New Roman" w:hAnsi="Times New Roman" w:cs="Times New Roman"/>
          <w:noProof/>
          <w:sz w:val="20"/>
          <w:szCs w:val="24"/>
        </w:rPr>
      </w:pPr>
      <w:bookmarkStart w:id="303" w:name="_ENREF_38"/>
      <w:r w:rsidRPr="00EE0723">
        <w:rPr>
          <w:rFonts w:ascii="Times New Roman" w:hAnsi="Times New Roman" w:cs="Times New Roman"/>
          <w:noProof/>
          <w:sz w:val="20"/>
          <w:szCs w:val="24"/>
        </w:rPr>
        <w:t>Palva, J.M., Monto, S., Kulashekhar, S., Palva, S., 2010. Neuronal synchrony reveals working memory networks and predicts individual memory capacity. Proc Natl Acad Sci U S A 107, 7580-7585.</w:t>
      </w:r>
      <w:bookmarkEnd w:id="303"/>
    </w:p>
    <w:p w14:paraId="506E8A1E" w14:textId="77777777" w:rsidR="00EE0723" w:rsidRPr="00EE0723" w:rsidRDefault="00EE0723" w:rsidP="00EE0723">
      <w:pPr>
        <w:rPr>
          <w:rFonts w:ascii="Times New Roman" w:hAnsi="Times New Roman" w:cs="Times New Roman"/>
          <w:noProof/>
          <w:sz w:val="20"/>
          <w:szCs w:val="24"/>
        </w:rPr>
      </w:pPr>
      <w:bookmarkStart w:id="304" w:name="_ENREF_39"/>
      <w:r w:rsidRPr="00EE0723">
        <w:rPr>
          <w:rFonts w:ascii="Times New Roman" w:hAnsi="Times New Roman" w:cs="Times New Roman"/>
          <w:noProof/>
          <w:sz w:val="20"/>
          <w:szCs w:val="24"/>
        </w:rPr>
        <w:t>Piskulic, D., Olver, J.S., Norman, T.R., Maruff, P., 2007. Behavioural studies of spatial working memory dysfunction in schizophrenia: A quantitative literature review. Psychiatry Res 150, 111-121.</w:t>
      </w:r>
      <w:bookmarkEnd w:id="304"/>
    </w:p>
    <w:p w14:paraId="5302D39F" w14:textId="77777777" w:rsidR="00EE0723" w:rsidRPr="00EE0723" w:rsidRDefault="00EE0723" w:rsidP="00EE0723">
      <w:pPr>
        <w:rPr>
          <w:rFonts w:ascii="Times New Roman" w:hAnsi="Times New Roman" w:cs="Times New Roman"/>
          <w:noProof/>
          <w:sz w:val="20"/>
          <w:szCs w:val="24"/>
        </w:rPr>
      </w:pPr>
      <w:bookmarkStart w:id="305" w:name="_ENREF_40"/>
      <w:r w:rsidRPr="00EE0723">
        <w:rPr>
          <w:rFonts w:ascii="Times New Roman" w:hAnsi="Times New Roman" w:cs="Times New Roman"/>
          <w:noProof/>
          <w:sz w:val="20"/>
          <w:szCs w:val="24"/>
        </w:rPr>
        <w:t>Pujol, N., Penades, R., Rametti, G., Catalan, R., Vidal-Pineiro, D., Palacios, E., Bargallo, N., Bernardo, M., Junque, C., 2013. Inferior frontal and insular cortical thinning is related to dysfunctional brain activation/deactivation during working memory task in schizophrenic patients. Psychiatry Res 214, 94-101.</w:t>
      </w:r>
      <w:bookmarkEnd w:id="305"/>
    </w:p>
    <w:p w14:paraId="6C9FDB76" w14:textId="77777777" w:rsidR="00EE0723" w:rsidRPr="00EE0723" w:rsidRDefault="00EE0723" w:rsidP="00EE0723">
      <w:pPr>
        <w:rPr>
          <w:rFonts w:ascii="Times New Roman" w:hAnsi="Times New Roman" w:cs="Times New Roman"/>
          <w:noProof/>
          <w:sz w:val="20"/>
          <w:szCs w:val="24"/>
        </w:rPr>
      </w:pPr>
      <w:bookmarkStart w:id="306" w:name="_ENREF_41"/>
      <w:r w:rsidRPr="00EE0723">
        <w:rPr>
          <w:rFonts w:ascii="Times New Roman" w:hAnsi="Times New Roman" w:cs="Times New Roman"/>
          <w:noProof/>
          <w:sz w:val="20"/>
          <w:szCs w:val="24"/>
        </w:rPr>
        <w:t xml:space="preserve">Pukrop, R., Matuschek, E., Ruhrmann, S., Brockhaus-Dumke, A., Tendolkar, I., Bertsch, A., </w:t>
      </w:r>
      <w:r w:rsidRPr="00EE0723">
        <w:rPr>
          <w:rFonts w:ascii="Times New Roman" w:hAnsi="Times New Roman" w:cs="Times New Roman"/>
          <w:noProof/>
          <w:sz w:val="20"/>
          <w:szCs w:val="24"/>
        </w:rPr>
        <w:lastRenderedPageBreak/>
        <w:t>Klosterkotter, J., 2003. Dimensions of working memory dysfunction in schizophrenia. Schizophr Res 62, 259-268.</w:t>
      </w:r>
      <w:bookmarkEnd w:id="306"/>
    </w:p>
    <w:p w14:paraId="18877C31" w14:textId="77777777" w:rsidR="00EE0723" w:rsidRPr="00EE0723" w:rsidRDefault="00EE0723" w:rsidP="00EE0723">
      <w:pPr>
        <w:rPr>
          <w:rFonts w:ascii="Times New Roman" w:hAnsi="Times New Roman" w:cs="Times New Roman"/>
          <w:noProof/>
          <w:sz w:val="20"/>
          <w:szCs w:val="24"/>
        </w:rPr>
      </w:pPr>
      <w:bookmarkStart w:id="307" w:name="_ENREF_42"/>
      <w:r w:rsidRPr="00EE0723">
        <w:rPr>
          <w:rFonts w:ascii="Times New Roman" w:hAnsi="Times New Roman" w:cs="Times New Roman"/>
          <w:noProof/>
          <w:sz w:val="20"/>
          <w:szCs w:val="24"/>
        </w:rPr>
        <w:t>Quide, Y., Morris, R.W., Shepherd, A.M., Rowland, J.E., Green, M.J., 2013. Task-related fronto-striatal functional connectivity during working memory performance in schizophrenia. Schizophr Res 150, 468-475.</w:t>
      </w:r>
      <w:bookmarkEnd w:id="307"/>
    </w:p>
    <w:p w14:paraId="3AA5712B" w14:textId="356185B1" w:rsidR="00EE0723" w:rsidRPr="00EE0723" w:rsidRDefault="00EE0723" w:rsidP="00EE0723">
      <w:pPr>
        <w:rPr>
          <w:rFonts w:ascii="Times New Roman" w:hAnsi="Times New Roman" w:cs="Times New Roman"/>
          <w:noProof/>
          <w:sz w:val="20"/>
          <w:szCs w:val="24"/>
        </w:rPr>
      </w:pPr>
      <w:bookmarkStart w:id="308" w:name="_ENREF_43"/>
      <w:r w:rsidRPr="00EE0723">
        <w:rPr>
          <w:rFonts w:ascii="Times New Roman" w:hAnsi="Times New Roman" w:cs="Times New Roman"/>
          <w:noProof/>
          <w:sz w:val="20"/>
          <w:szCs w:val="24"/>
        </w:rPr>
        <w:t xml:space="preserve">R Core Team, 2015. R: A Language and Environment for Statistical Computing. R Foundation for Statistical Computing, Vienna, Austria. URL </w:t>
      </w:r>
      <w:hyperlink r:id="rId9" w:history="1">
        <w:r w:rsidRPr="00EE0723">
          <w:rPr>
            <w:rStyle w:val="a8"/>
            <w:rFonts w:ascii="Times New Roman" w:hAnsi="Times New Roman" w:cs="Times New Roman"/>
            <w:noProof/>
            <w:sz w:val="20"/>
            <w:szCs w:val="24"/>
          </w:rPr>
          <w:t>http://www.R-project.org/</w:t>
        </w:r>
      </w:hyperlink>
      <w:r w:rsidRPr="00EE0723">
        <w:rPr>
          <w:rFonts w:ascii="Times New Roman" w:hAnsi="Times New Roman" w:cs="Times New Roman"/>
          <w:noProof/>
          <w:sz w:val="20"/>
          <w:szCs w:val="24"/>
        </w:rPr>
        <w:t>.</w:t>
      </w:r>
      <w:bookmarkEnd w:id="308"/>
    </w:p>
    <w:p w14:paraId="4124781C" w14:textId="77777777" w:rsidR="00EE0723" w:rsidRPr="00EE0723" w:rsidRDefault="00EE0723" w:rsidP="00EE0723">
      <w:pPr>
        <w:rPr>
          <w:rFonts w:ascii="Times New Roman" w:hAnsi="Times New Roman" w:cs="Times New Roman"/>
          <w:noProof/>
          <w:sz w:val="20"/>
          <w:szCs w:val="24"/>
        </w:rPr>
      </w:pPr>
      <w:bookmarkStart w:id="309" w:name="_ENREF_44"/>
      <w:r w:rsidRPr="00EE0723">
        <w:rPr>
          <w:rFonts w:ascii="Times New Roman" w:hAnsi="Times New Roman" w:cs="Times New Roman"/>
          <w:noProof/>
          <w:sz w:val="20"/>
          <w:szCs w:val="24"/>
        </w:rPr>
        <w:t>Raudenbush, S.W., 2009. Analyzing effect sizes: Random-effects models. The handbook of research synthesis and meta-analysis 2, 295-316.</w:t>
      </w:r>
      <w:bookmarkEnd w:id="309"/>
    </w:p>
    <w:p w14:paraId="19CF1707" w14:textId="77777777" w:rsidR="00EE0723" w:rsidRPr="00EE0723" w:rsidRDefault="00EE0723" w:rsidP="00EE0723">
      <w:pPr>
        <w:rPr>
          <w:rFonts w:ascii="Times New Roman" w:hAnsi="Times New Roman" w:cs="Times New Roman"/>
          <w:noProof/>
          <w:sz w:val="20"/>
          <w:szCs w:val="24"/>
        </w:rPr>
      </w:pPr>
      <w:bookmarkStart w:id="310" w:name="_ENREF_45"/>
      <w:r w:rsidRPr="00EE0723">
        <w:rPr>
          <w:rFonts w:ascii="Times New Roman" w:hAnsi="Times New Roman" w:cs="Times New Roman"/>
          <w:noProof/>
          <w:sz w:val="20"/>
          <w:szCs w:val="24"/>
        </w:rPr>
        <w:t>Rottschy, C., Langner, R., Dogan, I., Reetz, K., Laird, A.R., Schulz, J.B., Fox, P.T., Eickhoff, S.B., 2012. Modelling neural correlates of working memory: a coordinate-based meta-analysis. Neuroimage 60, 830-846.</w:t>
      </w:r>
      <w:bookmarkEnd w:id="310"/>
    </w:p>
    <w:p w14:paraId="4EC0AB35" w14:textId="77777777" w:rsidR="00EE0723" w:rsidRPr="00EE0723" w:rsidRDefault="00EE0723" w:rsidP="00EE0723">
      <w:pPr>
        <w:rPr>
          <w:rFonts w:ascii="Times New Roman" w:hAnsi="Times New Roman" w:cs="Times New Roman"/>
          <w:noProof/>
          <w:sz w:val="20"/>
          <w:szCs w:val="24"/>
        </w:rPr>
      </w:pPr>
      <w:bookmarkStart w:id="311" w:name="_ENREF_46"/>
      <w:r w:rsidRPr="00EE0723">
        <w:rPr>
          <w:rFonts w:ascii="Times New Roman" w:hAnsi="Times New Roman" w:cs="Times New Roman"/>
          <w:noProof/>
          <w:sz w:val="20"/>
          <w:szCs w:val="24"/>
        </w:rPr>
        <w:t>Shelley, A.M., Grochowski, S., Lieberman, J.A., Javitt, D.C., 1995. Visual Working-Memory Dysfunction and P3 in Schizophrenia. Schizophr Res 15, 185-185.</w:t>
      </w:r>
      <w:bookmarkEnd w:id="311"/>
    </w:p>
    <w:p w14:paraId="0066FCCF" w14:textId="77777777" w:rsidR="00EE0723" w:rsidRPr="00EE0723" w:rsidRDefault="00EE0723" w:rsidP="00EE0723">
      <w:pPr>
        <w:rPr>
          <w:rFonts w:ascii="Times New Roman" w:hAnsi="Times New Roman" w:cs="Times New Roman"/>
          <w:noProof/>
          <w:sz w:val="20"/>
          <w:szCs w:val="24"/>
        </w:rPr>
      </w:pPr>
      <w:bookmarkStart w:id="312" w:name="_ENREF_47"/>
      <w:r w:rsidRPr="00EE0723">
        <w:rPr>
          <w:rFonts w:ascii="Times New Roman" w:hAnsi="Times New Roman" w:cs="Times New Roman"/>
          <w:noProof/>
          <w:sz w:val="20"/>
          <w:szCs w:val="24"/>
        </w:rPr>
        <w:t>Shelley, A.M., Javitt, D.C., Vaughan, H.G., 1996. Mechanisms of auditory working memory dysfunction in schizophrenia. Biol Psychiatry 39, 526-526.</w:t>
      </w:r>
      <w:bookmarkEnd w:id="312"/>
    </w:p>
    <w:p w14:paraId="5642FB5F" w14:textId="77777777" w:rsidR="00EE0723" w:rsidRPr="00EE0723" w:rsidRDefault="00EE0723" w:rsidP="00EE0723">
      <w:pPr>
        <w:rPr>
          <w:rFonts w:ascii="Times New Roman" w:hAnsi="Times New Roman" w:cs="Times New Roman"/>
          <w:noProof/>
          <w:sz w:val="20"/>
          <w:szCs w:val="24"/>
        </w:rPr>
      </w:pPr>
      <w:bookmarkStart w:id="313" w:name="_ENREF_48"/>
      <w:r w:rsidRPr="00EE0723">
        <w:rPr>
          <w:rFonts w:ascii="Times New Roman" w:hAnsi="Times New Roman" w:cs="Times New Roman"/>
          <w:noProof/>
          <w:sz w:val="20"/>
          <w:szCs w:val="24"/>
        </w:rPr>
        <w:t>Shenton, M.E., Dickey, C.C., Frumin, M., McCarley, R.W., 2001. A review of MRI findings in schizophrenia. Schizophr Res 49, 1-52.</w:t>
      </w:r>
      <w:bookmarkEnd w:id="313"/>
    </w:p>
    <w:p w14:paraId="1C571BCF" w14:textId="77777777" w:rsidR="00EE0723" w:rsidRPr="00EE0723" w:rsidRDefault="00EE0723" w:rsidP="00EE0723">
      <w:pPr>
        <w:rPr>
          <w:rFonts w:ascii="Times New Roman" w:hAnsi="Times New Roman" w:cs="Times New Roman"/>
          <w:noProof/>
          <w:sz w:val="20"/>
          <w:szCs w:val="24"/>
        </w:rPr>
      </w:pPr>
      <w:bookmarkStart w:id="314" w:name="_ENREF_49"/>
      <w:r w:rsidRPr="00EE0723">
        <w:rPr>
          <w:rFonts w:ascii="Times New Roman" w:hAnsi="Times New Roman" w:cs="Times New Roman"/>
          <w:noProof/>
          <w:sz w:val="20"/>
          <w:szCs w:val="24"/>
        </w:rPr>
        <w:t>Silver, H., Feldman, P., Bilker, W., Gur, R.C., 2003. Working memory deficit as a core neuropsychological dysfunction in schizophrenia. American Journal of Psychiatry 160, 1809-1816.</w:t>
      </w:r>
      <w:bookmarkEnd w:id="314"/>
    </w:p>
    <w:p w14:paraId="39140486" w14:textId="77777777" w:rsidR="00EE0723" w:rsidRPr="00EE0723" w:rsidRDefault="00EE0723" w:rsidP="00EE0723">
      <w:pPr>
        <w:rPr>
          <w:rFonts w:ascii="Times New Roman" w:hAnsi="Times New Roman" w:cs="Times New Roman"/>
          <w:noProof/>
          <w:sz w:val="20"/>
          <w:szCs w:val="24"/>
        </w:rPr>
      </w:pPr>
      <w:bookmarkStart w:id="315" w:name="_ENREF_50"/>
      <w:r w:rsidRPr="00EE0723">
        <w:rPr>
          <w:rFonts w:ascii="Times New Roman" w:hAnsi="Times New Roman" w:cs="Times New Roman"/>
          <w:noProof/>
          <w:sz w:val="20"/>
          <w:szCs w:val="24"/>
        </w:rPr>
        <w:t>Spindler, K.A., Sullivan, E.V., Menon, V., Lim, K.O., Pfefferbaum, A., 1997. Working memory deficits in schizophrenia: Dysfunction in multiple systems, not in the central executive. Schizophr Res 24, 137-137.</w:t>
      </w:r>
      <w:bookmarkEnd w:id="315"/>
    </w:p>
    <w:p w14:paraId="7F9B4A51" w14:textId="77777777" w:rsidR="00EE0723" w:rsidRPr="00EE0723" w:rsidRDefault="00EE0723" w:rsidP="00EE0723">
      <w:pPr>
        <w:rPr>
          <w:rFonts w:ascii="Times New Roman" w:hAnsi="Times New Roman" w:cs="Times New Roman"/>
          <w:noProof/>
          <w:sz w:val="20"/>
          <w:szCs w:val="24"/>
        </w:rPr>
      </w:pPr>
      <w:bookmarkStart w:id="316" w:name="_ENREF_51"/>
      <w:r w:rsidRPr="00EE0723">
        <w:rPr>
          <w:rFonts w:ascii="Times New Roman" w:hAnsi="Times New Roman" w:cs="Times New Roman"/>
          <w:noProof/>
          <w:sz w:val="20"/>
          <w:szCs w:val="24"/>
        </w:rPr>
        <w:t>Tan, H.Y., Callicott, J.H., Weinberger, D.R., 2007. Dysfunctional and compensatory prefrontal cortical systems, genes and the pathogenesis of schizophrenia. Cereb Cortex 17 Suppl 1, i171-181.</w:t>
      </w:r>
      <w:bookmarkEnd w:id="316"/>
    </w:p>
    <w:p w14:paraId="79559DF4" w14:textId="77777777" w:rsidR="00EE0723" w:rsidRPr="00EE0723" w:rsidRDefault="00EE0723" w:rsidP="00EE0723">
      <w:pPr>
        <w:rPr>
          <w:rFonts w:ascii="Times New Roman" w:hAnsi="Times New Roman" w:cs="Times New Roman"/>
          <w:noProof/>
          <w:sz w:val="20"/>
          <w:szCs w:val="24"/>
        </w:rPr>
      </w:pPr>
      <w:bookmarkStart w:id="317" w:name="_ENREF_52"/>
      <w:r w:rsidRPr="00EE0723">
        <w:rPr>
          <w:rFonts w:ascii="Times New Roman" w:hAnsi="Times New Roman" w:cs="Times New Roman"/>
          <w:noProof/>
          <w:sz w:val="20"/>
          <w:szCs w:val="24"/>
        </w:rPr>
        <w:t>Thermenos, H.W., Goldstein, J.M., Buka, S.L., Poldrack, R.A., Koch, J.K., Tsuang, M.T., Seidman, L.J., 2005. The effect of working memory performance on functional MRI in schizophrenia. Schizophr Res 74, 179-194.</w:t>
      </w:r>
      <w:bookmarkEnd w:id="317"/>
    </w:p>
    <w:p w14:paraId="71BB9BB7" w14:textId="77777777" w:rsidR="00EE0723" w:rsidRPr="00EE0723" w:rsidRDefault="00EE0723" w:rsidP="00EE0723">
      <w:pPr>
        <w:rPr>
          <w:rFonts w:ascii="Times New Roman" w:hAnsi="Times New Roman" w:cs="Times New Roman"/>
          <w:noProof/>
          <w:sz w:val="20"/>
          <w:szCs w:val="24"/>
        </w:rPr>
      </w:pPr>
      <w:bookmarkStart w:id="318" w:name="_ENREF_53"/>
      <w:r w:rsidRPr="00EE0723">
        <w:rPr>
          <w:rFonts w:ascii="Times New Roman" w:hAnsi="Times New Roman" w:cs="Times New Roman"/>
          <w:noProof/>
          <w:sz w:val="20"/>
          <w:szCs w:val="24"/>
        </w:rPr>
        <w:t>Tops, M., Boksem, M.A., 2011. A potential role of the inferior frontal gyrus and anterior insula in cognitive control, brain rhythms, and event-related potentials. Front Psychol 2, 330.</w:t>
      </w:r>
      <w:bookmarkEnd w:id="318"/>
    </w:p>
    <w:p w14:paraId="779ABE09" w14:textId="77777777" w:rsidR="00EE0723" w:rsidRPr="00EE0723" w:rsidRDefault="00EE0723" w:rsidP="00EE0723">
      <w:pPr>
        <w:rPr>
          <w:rFonts w:ascii="Times New Roman" w:hAnsi="Times New Roman" w:cs="Times New Roman"/>
          <w:noProof/>
          <w:sz w:val="20"/>
          <w:szCs w:val="24"/>
        </w:rPr>
      </w:pPr>
      <w:bookmarkStart w:id="319" w:name="_ENREF_54"/>
      <w:r w:rsidRPr="00EE0723">
        <w:rPr>
          <w:rFonts w:ascii="Times New Roman" w:hAnsi="Times New Roman" w:cs="Times New Roman"/>
          <w:noProof/>
          <w:sz w:val="20"/>
          <w:szCs w:val="24"/>
        </w:rPr>
        <w:t>Turner, J.A., Damaraju, E., van Erp, T.M., Mathalon, D.H., Ford, J.M., Voyvodic, J., Mueller, B.A., Belger, A., Bustillo, J., McEwen, S., Potkin, S.G., Calhoun, V.D., Fbirn, 2013. A multi-site resting state fMRI study on the amplitude of low frequency fluctuations in schizophrenia. Front Neurosci 7.</w:t>
      </w:r>
      <w:bookmarkEnd w:id="319"/>
    </w:p>
    <w:p w14:paraId="58005F4F" w14:textId="77777777" w:rsidR="00EE0723" w:rsidRPr="00EE0723" w:rsidRDefault="00EE0723" w:rsidP="00EE0723">
      <w:pPr>
        <w:rPr>
          <w:rFonts w:ascii="Times New Roman" w:hAnsi="Times New Roman" w:cs="Times New Roman"/>
          <w:noProof/>
          <w:sz w:val="20"/>
          <w:szCs w:val="24"/>
        </w:rPr>
      </w:pPr>
      <w:bookmarkStart w:id="320" w:name="_ENREF_55"/>
      <w:r w:rsidRPr="00EE0723">
        <w:rPr>
          <w:rFonts w:ascii="Times New Roman" w:hAnsi="Times New Roman" w:cs="Times New Roman"/>
          <w:noProof/>
          <w:sz w:val="20"/>
          <w:szCs w:val="24"/>
        </w:rPr>
        <w:t>van Dam, W.O., Decker, S.L., Durbin, J.S., Vendemia, J.M., Desai, R.H., 2015. Resting state signatures of domain and demand-specific working memory performance. Neuroimage 118, 174-182.</w:t>
      </w:r>
      <w:bookmarkEnd w:id="320"/>
    </w:p>
    <w:p w14:paraId="1FDAEACD" w14:textId="77777777" w:rsidR="00EE0723" w:rsidRPr="00EE0723" w:rsidRDefault="00EE0723" w:rsidP="00EE0723">
      <w:pPr>
        <w:rPr>
          <w:rFonts w:ascii="Times New Roman" w:hAnsi="Times New Roman" w:cs="Times New Roman"/>
          <w:noProof/>
          <w:sz w:val="20"/>
          <w:szCs w:val="24"/>
        </w:rPr>
      </w:pPr>
      <w:bookmarkStart w:id="321" w:name="_ENREF_56"/>
      <w:r w:rsidRPr="00EE0723">
        <w:rPr>
          <w:rFonts w:ascii="Times New Roman" w:hAnsi="Times New Roman" w:cs="Times New Roman"/>
          <w:noProof/>
          <w:sz w:val="20"/>
          <w:szCs w:val="24"/>
        </w:rPr>
        <w:t>Viechtbauer, W., 2010. Conducting Meta-Analyses in R with the metafor Package. Journal of Statistical Software 36, 1-48.</w:t>
      </w:r>
      <w:bookmarkEnd w:id="321"/>
    </w:p>
    <w:p w14:paraId="7E4EB172" w14:textId="77777777" w:rsidR="00EE0723" w:rsidRPr="00EE0723" w:rsidRDefault="00EE0723" w:rsidP="00EE0723">
      <w:pPr>
        <w:rPr>
          <w:rFonts w:ascii="Times New Roman" w:hAnsi="Times New Roman" w:cs="Times New Roman"/>
          <w:noProof/>
          <w:sz w:val="20"/>
          <w:szCs w:val="24"/>
        </w:rPr>
      </w:pPr>
      <w:bookmarkStart w:id="322" w:name="_ENREF_57"/>
      <w:r w:rsidRPr="00EE0723">
        <w:rPr>
          <w:rFonts w:ascii="Times New Roman" w:hAnsi="Times New Roman" w:cs="Times New Roman"/>
          <w:noProof/>
          <w:sz w:val="20"/>
          <w:szCs w:val="24"/>
        </w:rPr>
        <w:t>Zhang, R., Picchioni, M., Allen, P., Toulopoulou, T., 2016. Working Memory in Unaffected Relatives of Patients with Schizophrenia: A Meta-Analysis of Functional Magnetic Resonance Imaging Studies. Schizophr Bull.</w:t>
      </w:r>
      <w:bookmarkEnd w:id="322"/>
    </w:p>
    <w:p w14:paraId="3FABD8E3" w14:textId="77777777" w:rsidR="00EE0723" w:rsidRPr="00EE0723" w:rsidRDefault="00EE0723" w:rsidP="00EE0723">
      <w:pPr>
        <w:rPr>
          <w:rFonts w:ascii="Times New Roman" w:hAnsi="Times New Roman" w:cs="Times New Roman"/>
          <w:noProof/>
          <w:sz w:val="20"/>
          <w:szCs w:val="24"/>
        </w:rPr>
      </w:pPr>
      <w:bookmarkStart w:id="323" w:name="_ENREF_58"/>
      <w:r w:rsidRPr="00EE0723">
        <w:rPr>
          <w:rFonts w:ascii="Times New Roman" w:hAnsi="Times New Roman" w:cs="Times New Roman"/>
          <w:noProof/>
          <w:sz w:val="20"/>
          <w:szCs w:val="24"/>
        </w:rPr>
        <w:t>Zhou, Y., Liang, M., Jiang, T., Tian, L., Liu, Y., Liu, Z., Liu, H., Kuang, F., 2007a. Functional dysconnectivity of the dorsolateral prefrontal cortex in first-episode schizophrenia using resting-state fMRI. Neurosci Lett 417, 297-302.</w:t>
      </w:r>
      <w:bookmarkEnd w:id="323"/>
    </w:p>
    <w:p w14:paraId="48BA62A1" w14:textId="77777777" w:rsidR="00EE0723" w:rsidRPr="00EE0723" w:rsidRDefault="00EE0723" w:rsidP="00EE0723">
      <w:pPr>
        <w:rPr>
          <w:rFonts w:ascii="Times New Roman" w:hAnsi="Times New Roman" w:cs="Times New Roman"/>
          <w:noProof/>
          <w:sz w:val="20"/>
          <w:szCs w:val="24"/>
        </w:rPr>
      </w:pPr>
      <w:bookmarkStart w:id="324" w:name="_ENREF_59"/>
      <w:r w:rsidRPr="00EE0723">
        <w:rPr>
          <w:rFonts w:ascii="Times New Roman" w:hAnsi="Times New Roman" w:cs="Times New Roman"/>
          <w:noProof/>
          <w:sz w:val="20"/>
          <w:szCs w:val="24"/>
        </w:rPr>
        <w:t xml:space="preserve">Zhou, Y., Liang, M., Tian, L., Wang, K., Hao, Y., Liu, H., Liu, Z., Jiang, T., 2007b. Functional </w:t>
      </w:r>
      <w:r w:rsidRPr="00EE0723">
        <w:rPr>
          <w:rFonts w:ascii="Times New Roman" w:hAnsi="Times New Roman" w:cs="Times New Roman"/>
          <w:noProof/>
          <w:sz w:val="20"/>
          <w:szCs w:val="24"/>
        </w:rPr>
        <w:lastRenderedPageBreak/>
        <w:t>disintegration in paranoid schizophrenia using resting-state fMRI. Schizophr Res 97, 194-205.</w:t>
      </w:r>
      <w:bookmarkEnd w:id="324"/>
    </w:p>
    <w:p w14:paraId="44A9F426" w14:textId="77777777" w:rsidR="00EE0723" w:rsidRPr="00EE0723" w:rsidRDefault="00EE0723" w:rsidP="00EE0723">
      <w:pPr>
        <w:rPr>
          <w:rFonts w:ascii="Times New Roman" w:hAnsi="Times New Roman" w:cs="Times New Roman"/>
          <w:noProof/>
          <w:sz w:val="20"/>
          <w:szCs w:val="24"/>
        </w:rPr>
      </w:pPr>
      <w:bookmarkStart w:id="325" w:name="_ENREF_60"/>
      <w:r w:rsidRPr="00EE0723">
        <w:rPr>
          <w:rFonts w:ascii="Times New Roman" w:hAnsi="Times New Roman" w:cs="Times New Roman"/>
          <w:noProof/>
          <w:sz w:val="20"/>
          <w:szCs w:val="24"/>
        </w:rPr>
        <w:t>Zou, Q., Ross, T.J., Gu, H., Geng, X., Zuo, X.N., Hong, L.E., Gao, J.H., Stein, E.A., Zang, Y.F., Yang, Y., 2013. Intrinsic resting-state activity predicts working memory brain activation and behavioral performance. Hum Brain Mapp 34, 3204-3215.</w:t>
      </w:r>
      <w:bookmarkEnd w:id="325"/>
    </w:p>
    <w:p w14:paraId="2133DC2E" w14:textId="4A128CA2" w:rsidR="00EE0723" w:rsidRDefault="00EE0723" w:rsidP="00EE0723">
      <w:pPr>
        <w:rPr>
          <w:rFonts w:ascii="Times New Roman" w:hAnsi="Times New Roman" w:cs="Times New Roman"/>
          <w:noProof/>
          <w:sz w:val="20"/>
        </w:rPr>
      </w:pPr>
    </w:p>
    <w:p w14:paraId="70D54A67" w14:textId="4CF2FF2A" w:rsidR="00595131" w:rsidRDefault="003D05FA" w:rsidP="00984A5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41943213" w14:textId="77777777" w:rsidR="00991432" w:rsidRDefault="00991432" w:rsidP="00984A5F">
      <w:pPr>
        <w:widowControl/>
        <w:rPr>
          <w:rFonts w:ascii="Times New Roman" w:hAnsi="Times New Roman" w:cs="Times New Roman"/>
          <w:sz w:val="24"/>
          <w:szCs w:val="24"/>
        </w:rPr>
      </w:pPr>
    </w:p>
    <w:p w14:paraId="6D51E907" w14:textId="77777777" w:rsidR="00991432" w:rsidRDefault="0099143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A65A17C" w14:textId="77777777" w:rsidR="00B25FA6" w:rsidRPr="00B25FA6" w:rsidRDefault="00B25FA6">
      <w:pPr>
        <w:widowControl/>
        <w:jc w:val="left"/>
        <w:rPr>
          <w:rFonts w:ascii="Times New Roman" w:hAnsi="Times New Roman" w:cs="Times New Roman"/>
          <w:b/>
          <w:sz w:val="24"/>
          <w:szCs w:val="24"/>
        </w:rPr>
      </w:pPr>
      <w:r w:rsidRPr="00B25FA6">
        <w:rPr>
          <w:rFonts w:ascii="Times New Roman" w:hAnsi="Times New Roman" w:cs="Times New Roman" w:hint="eastAsia"/>
          <w:b/>
          <w:sz w:val="24"/>
          <w:szCs w:val="24"/>
        </w:rPr>
        <w:lastRenderedPageBreak/>
        <w:t>Figure legends</w:t>
      </w:r>
    </w:p>
    <w:p w14:paraId="27F0FA46" w14:textId="77777777" w:rsidR="00B25FA6" w:rsidRDefault="00B25FA6">
      <w:pPr>
        <w:widowControl/>
        <w:jc w:val="left"/>
        <w:rPr>
          <w:rFonts w:ascii="Times New Roman" w:hAnsi="Times New Roman" w:cs="Times New Roman"/>
          <w:sz w:val="24"/>
          <w:szCs w:val="24"/>
        </w:rPr>
      </w:pPr>
    </w:p>
    <w:p w14:paraId="62BE1C61" w14:textId="77777777" w:rsidR="009E0429" w:rsidRDefault="009E0429" w:rsidP="00913F26">
      <w:pPr>
        <w:widowControl/>
        <w:ind w:firstLine="420"/>
        <w:jc w:val="left"/>
        <w:rPr>
          <w:rFonts w:ascii="Times New Roman" w:hAnsi="Times New Roman" w:cs="Times New Roman"/>
          <w:sz w:val="24"/>
          <w:szCs w:val="24"/>
        </w:rPr>
      </w:pPr>
      <w:r w:rsidRPr="00913F26">
        <w:rPr>
          <w:rFonts w:ascii="Times New Roman" w:hAnsi="Times New Roman" w:cs="Times New Roman"/>
          <w:b/>
          <w:sz w:val="24"/>
          <w:szCs w:val="24"/>
        </w:rPr>
        <w:t>Figure 1.</w:t>
      </w:r>
      <w:r w:rsidR="00B25FA6">
        <w:rPr>
          <w:rFonts w:ascii="Times New Roman" w:hAnsi="Times New Roman" w:cs="Times New Roman"/>
          <w:sz w:val="24"/>
          <w:szCs w:val="24"/>
        </w:rPr>
        <w:t xml:space="preserve"> </w:t>
      </w:r>
      <w:r>
        <w:rPr>
          <w:rFonts w:ascii="Times New Roman" w:hAnsi="Times New Roman" w:cs="Times New Roman"/>
          <w:sz w:val="24"/>
          <w:szCs w:val="24"/>
        </w:rPr>
        <w:t>Four reduced functional connectivities (left cIFG – left AI; left cIFG – left IFG_oper; left IFG_oper – right IPS; right IFG_oper – right IPS)</w:t>
      </w:r>
      <w:r w:rsidR="00B25FA6">
        <w:rPr>
          <w:rFonts w:ascii="Times New Roman" w:hAnsi="Times New Roman" w:cs="Times New Roman"/>
          <w:sz w:val="24"/>
          <w:szCs w:val="24"/>
        </w:rPr>
        <w:t xml:space="preserve"> in the SZs</w:t>
      </w:r>
      <w:r>
        <w:rPr>
          <w:rFonts w:ascii="Times New Roman" w:hAnsi="Times New Roman" w:cs="Times New Roman"/>
          <w:sz w:val="24"/>
          <w:szCs w:val="24"/>
        </w:rPr>
        <w:t xml:space="preserve">. The pooled effect sizes were represented with different colors of the </w:t>
      </w:r>
      <w:r w:rsidR="00DA3833">
        <w:rPr>
          <w:rFonts w:ascii="Times New Roman" w:hAnsi="Times New Roman" w:cs="Times New Roman"/>
          <w:sz w:val="24"/>
          <w:szCs w:val="24"/>
        </w:rPr>
        <w:t>edges;</w:t>
      </w:r>
      <w:r>
        <w:rPr>
          <w:rFonts w:ascii="Times New Roman" w:hAnsi="Times New Roman" w:cs="Times New Roman"/>
          <w:sz w:val="24"/>
          <w:szCs w:val="24"/>
        </w:rPr>
        <w:t xml:space="preserve"> lower value in the color bar means more reduced connection in the SZs compared with the </w:t>
      </w:r>
      <w:commentRangeStart w:id="326"/>
      <w:r>
        <w:rPr>
          <w:rFonts w:ascii="Times New Roman" w:hAnsi="Times New Roman" w:cs="Times New Roman"/>
          <w:sz w:val="24"/>
          <w:szCs w:val="24"/>
        </w:rPr>
        <w:t xml:space="preserve">HCs.  </w:t>
      </w:r>
      <w:commentRangeEnd w:id="326"/>
      <w:r w:rsidR="00185FBE">
        <w:rPr>
          <w:rStyle w:val="ab"/>
        </w:rPr>
        <w:commentReference w:id="326"/>
      </w:r>
    </w:p>
    <w:p w14:paraId="3253A3FC" w14:textId="77777777" w:rsidR="00613570" w:rsidRDefault="00613570" w:rsidP="00984A5F">
      <w:pPr>
        <w:spacing w:line="480" w:lineRule="auto"/>
        <w:rPr>
          <w:rFonts w:ascii="Times New Roman" w:hAnsi="Times New Roman" w:cs="Times New Roman"/>
          <w:sz w:val="24"/>
          <w:szCs w:val="24"/>
        </w:rPr>
      </w:pPr>
    </w:p>
    <w:p w14:paraId="4DC6BFDB" w14:textId="77777777" w:rsidR="009E0429" w:rsidRDefault="009E0429" w:rsidP="00984A5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DE0EF" wp14:editId="7E4B331F">
            <wp:extent cx="5274310" cy="3954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_plot_xcolorbar_font.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5CBB0F12" w14:textId="77777777" w:rsidR="00613570" w:rsidRDefault="00613570" w:rsidP="00613570">
      <w:pPr>
        <w:widowControl/>
        <w:jc w:val="center"/>
        <w:rPr>
          <w:rFonts w:ascii="Times New Roman" w:hAnsi="Times New Roman" w:cs="Times New Roman"/>
          <w:sz w:val="24"/>
          <w:szCs w:val="24"/>
        </w:rPr>
      </w:pPr>
    </w:p>
    <w:p w14:paraId="0F3E0F91" w14:textId="77777777" w:rsidR="00913F26" w:rsidRDefault="00913F26" w:rsidP="00913F26">
      <w:pPr>
        <w:widowControl/>
        <w:jc w:val="left"/>
        <w:rPr>
          <w:rFonts w:ascii="Times New Roman" w:hAnsi="Times New Roman" w:cs="Times New Roman"/>
          <w:sz w:val="24"/>
          <w:szCs w:val="24"/>
        </w:rPr>
      </w:pPr>
    </w:p>
    <w:p w14:paraId="5AE7E1F9" w14:textId="77777777" w:rsidR="00913F26" w:rsidRDefault="00913F26" w:rsidP="00913F26">
      <w:pPr>
        <w:widowControl/>
        <w:jc w:val="left"/>
        <w:rPr>
          <w:rFonts w:ascii="Times New Roman" w:hAnsi="Times New Roman" w:cs="Times New Roman"/>
          <w:sz w:val="24"/>
          <w:szCs w:val="24"/>
        </w:rPr>
      </w:pPr>
    </w:p>
    <w:p w14:paraId="0CD5056C" w14:textId="77777777" w:rsidR="00913F26" w:rsidRDefault="00913F26" w:rsidP="00913F26">
      <w:pPr>
        <w:widowControl/>
        <w:jc w:val="left"/>
        <w:rPr>
          <w:rFonts w:ascii="Times New Roman" w:hAnsi="Times New Roman" w:cs="Times New Roman"/>
          <w:sz w:val="24"/>
          <w:szCs w:val="24"/>
        </w:rPr>
      </w:pPr>
    </w:p>
    <w:p w14:paraId="633DAC4A" w14:textId="77777777" w:rsidR="00913F26" w:rsidRDefault="00913F26" w:rsidP="00913F26">
      <w:pPr>
        <w:widowControl/>
        <w:jc w:val="left"/>
        <w:rPr>
          <w:rFonts w:ascii="Times New Roman" w:hAnsi="Times New Roman" w:cs="Times New Roman"/>
          <w:sz w:val="24"/>
          <w:szCs w:val="24"/>
        </w:rPr>
      </w:pPr>
    </w:p>
    <w:p w14:paraId="50078B97" w14:textId="77777777" w:rsidR="00913F26" w:rsidRDefault="00913F26" w:rsidP="00913F26">
      <w:pPr>
        <w:widowControl/>
        <w:jc w:val="left"/>
        <w:rPr>
          <w:rFonts w:ascii="Times New Roman" w:hAnsi="Times New Roman" w:cs="Times New Roman"/>
          <w:sz w:val="24"/>
          <w:szCs w:val="24"/>
        </w:rPr>
      </w:pPr>
    </w:p>
    <w:p w14:paraId="4C831199" w14:textId="77777777" w:rsidR="00913F26" w:rsidRDefault="00913F26" w:rsidP="00913F26">
      <w:pPr>
        <w:widowControl/>
        <w:jc w:val="left"/>
        <w:rPr>
          <w:rFonts w:ascii="Times New Roman" w:hAnsi="Times New Roman" w:cs="Times New Roman"/>
          <w:sz w:val="24"/>
          <w:szCs w:val="24"/>
        </w:rPr>
      </w:pPr>
    </w:p>
    <w:p w14:paraId="5B46EA14" w14:textId="77777777" w:rsidR="00913F26" w:rsidRDefault="00913F26" w:rsidP="00913F26">
      <w:pPr>
        <w:widowControl/>
        <w:jc w:val="left"/>
        <w:rPr>
          <w:rFonts w:ascii="Times New Roman" w:hAnsi="Times New Roman" w:cs="Times New Roman"/>
          <w:sz w:val="24"/>
          <w:szCs w:val="24"/>
        </w:rPr>
      </w:pPr>
    </w:p>
    <w:p w14:paraId="4A8EF6C1" w14:textId="77777777" w:rsidR="00913F26" w:rsidRDefault="00913F26" w:rsidP="00913F26">
      <w:pPr>
        <w:widowControl/>
        <w:jc w:val="left"/>
        <w:rPr>
          <w:rFonts w:ascii="Times New Roman" w:hAnsi="Times New Roman" w:cs="Times New Roman"/>
          <w:sz w:val="24"/>
          <w:szCs w:val="24"/>
        </w:rPr>
      </w:pPr>
    </w:p>
    <w:p w14:paraId="699D1CC2" w14:textId="77777777" w:rsidR="00913F26" w:rsidRDefault="00913F26" w:rsidP="00913F26">
      <w:pPr>
        <w:widowControl/>
        <w:jc w:val="left"/>
        <w:rPr>
          <w:rFonts w:ascii="Times New Roman" w:hAnsi="Times New Roman" w:cs="Times New Roman"/>
          <w:sz w:val="24"/>
          <w:szCs w:val="24"/>
        </w:rPr>
      </w:pPr>
    </w:p>
    <w:p w14:paraId="4B6525BA" w14:textId="77777777" w:rsidR="00913F26" w:rsidRDefault="00913F26" w:rsidP="00913F26">
      <w:pPr>
        <w:widowControl/>
        <w:jc w:val="left"/>
        <w:rPr>
          <w:rFonts w:ascii="Times New Roman" w:hAnsi="Times New Roman" w:cs="Times New Roman"/>
          <w:sz w:val="24"/>
          <w:szCs w:val="24"/>
        </w:rPr>
      </w:pPr>
    </w:p>
    <w:p w14:paraId="026535F4" w14:textId="77777777" w:rsidR="00913F26" w:rsidRDefault="00913F26" w:rsidP="00913F26">
      <w:pPr>
        <w:widowControl/>
        <w:jc w:val="left"/>
        <w:rPr>
          <w:rFonts w:ascii="Times New Roman" w:hAnsi="Times New Roman" w:cs="Times New Roman"/>
          <w:sz w:val="24"/>
          <w:szCs w:val="24"/>
        </w:rPr>
      </w:pPr>
    </w:p>
    <w:p w14:paraId="7FD37BE6" w14:textId="77777777" w:rsidR="00913F26" w:rsidRDefault="00913F26" w:rsidP="00913F26">
      <w:pPr>
        <w:widowControl/>
        <w:jc w:val="left"/>
        <w:rPr>
          <w:rFonts w:ascii="Times New Roman" w:hAnsi="Times New Roman" w:cs="Times New Roman"/>
          <w:sz w:val="24"/>
          <w:szCs w:val="24"/>
        </w:rPr>
      </w:pPr>
    </w:p>
    <w:p w14:paraId="6F45117A" w14:textId="77777777" w:rsidR="00913F26" w:rsidRDefault="00913F26" w:rsidP="00913F26">
      <w:pPr>
        <w:widowControl/>
        <w:jc w:val="left"/>
        <w:rPr>
          <w:rFonts w:ascii="Times New Roman" w:hAnsi="Times New Roman" w:cs="Times New Roman"/>
          <w:sz w:val="24"/>
          <w:szCs w:val="24"/>
        </w:rPr>
      </w:pPr>
    </w:p>
    <w:p w14:paraId="47BC6DE1" w14:textId="77777777" w:rsidR="00913F26" w:rsidRDefault="00913F26" w:rsidP="00913F26">
      <w:pPr>
        <w:widowControl/>
        <w:jc w:val="left"/>
        <w:rPr>
          <w:rFonts w:ascii="Times New Roman" w:hAnsi="Times New Roman" w:cs="Times New Roman"/>
          <w:sz w:val="24"/>
          <w:szCs w:val="24"/>
        </w:rPr>
      </w:pPr>
    </w:p>
    <w:p w14:paraId="22D0349F" w14:textId="77777777" w:rsidR="00913F26" w:rsidRDefault="00913F26" w:rsidP="00913F26">
      <w:pPr>
        <w:widowControl/>
        <w:ind w:firstLine="420"/>
        <w:jc w:val="left"/>
        <w:rPr>
          <w:rFonts w:ascii="Times New Roman" w:hAnsi="Times New Roman" w:cs="Times New Roman"/>
          <w:sz w:val="24"/>
          <w:szCs w:val="24"/>
        </w:rPr>
      </w:pPr>
      <w:r w:rsidRPr="00913F26">
        <w:rPr>
          <w:rFonts w:ascii="Times New Roman" w:hAnsi="Times New Roman" w:cs="Times New Roman" w:hint="eastAsia"/>
          <w:b/>
          <w:sz w:val="24"/>
          <w:szCs w:val="24"/>
        </w:rPr>
        <w:lastRenderedPageBreak/>
        <w:t>Figure 2.</w:t>
      </w:r>
      <w:r>
        <w:rPr>
          <w:rFonts w:ascii="Times New Roman" w:hAnsi="Times New Roman" w:cs="Times New Roman" w:hint="eastAsia"/>
          <w:sz w:val="24"/>
          <w:szCs w:val="24"/>
        </w:rPr>
        <w:t xml:space="preserve"> </w:t>
      </w:r>
      <w:r>
        <w:rPr>
          <w:rFonts w:ascii="Times New Roman" w:hAnsi="Times New Roman" w:cs="Times New Roman"/>
          <w:sz w:val="24"/>
          <w:szCs w:val="24"/>
        </w:rPr>
        <w:t>Forest plot for studies of FC1 from all the sites, with standard mean difference (SMD) as outcome.</w:t>
      </w:r>
    </w:p>
    <w:p w14:paraId="287F701C" w14:textId="77777777" w:rsidR="00913F26" w:rsidRDefault="00913F26" w:rsidP="00913F26">
      <w:pPr>
        <w:widowControl/>
        <w:ind w:firstLine="420"/>
        <w:jc w:val="left"/>
        <w:rPr>
          <w:rFonts w:ascii="Times New Roman" w:hAnsi="Times New Roman" w:cs="Times New Roman"/>
          <w:sz w:val="24"/>
          <w:szCs w:val="24"/>
        </w:rPr>
      </w:pPr>
      <w:r>
        <w:rPr>
          <w:rFonts w:ascii="Times New Roman" w:hAnsi="Times New Roman" w:cs="Times New Roman"/>
          <w:sz w:val="24"/>
          <w:szCs w:val="24"/>
        </w:rPr>
        <w:t xml:space="preserve">Each study is shown with its 95% confidence interval CI. </w:t>
      </w:r>
      <w:r w:rsidRPr="00613570">
        <w:rPr>
          <w:rFonts w:ascii="Times New Roman" w:hAnsi="Times New Roman" w:cs="Times New Roman"/>
          <w:sz w:val="24"/>
          <w:szCs w:val="24"/>
        </w:rPr>
        <w:t>The size of the square symbol is proportional to the weight assi</w:t>
      </w:r>
      <w:r>
        <w:rPr>
          <w:rFonts w:ascii="Times New Roman" w:hAnsi="Times New Roman" w:cs="Times New Roman"/>
          <w:sz w:val="24"/>
          <w:szCs w:val="24"/>
        </w:rPr>
        <w:t xml:space="preserve">gned to the study in the pooled </w:t>
      </w:r>
      <w:r w:rsidRPr="00613570">
        <w:rPr>
          <w:rFonts w:ascii="Times New Roman" w:hAnsi="Times New Roman" w:cs="Times New Roman"/>
          <w:sz w:val="24"/>
          <w:szCs w:val="24"/>
        </w:rPr>
        <w:t>estimate using a random effects model.</w:t>
      </w:r>
      <w:r>
        <w:rPr>
          <w:rFonts w:ascii="Times New Roman" w:hAnsi="Times New Roman" w:cs="Times New Roman"/>
          <w:sz w:val="24"/>
          <w:szCs w:val="24"/>
        </w:rPr>
        <w:t xml:space="preserve"> Test of heterogeneity result is shown in text below the plot. </w:t>
      </w:r>
      <w:r w:rsidRPr="00935635">
        <w:rPr>
          <w:rFonts w:ascii="Times New Roman" w:hAnsi="Times New Roman" w:cs="Times New Roman"/>
          <w:i/>
          <w:sz w:val="24"/>
          <w:szCs w:val="24"/>
        </w:rPr>
        <w:t>Q</w:t>
      </w:r>
      <w:r w:rsidRPr="00D83AB2">
        <w:rPr>
          <w:rFonts w:ascii="Times New Roman" w:hAnsi="Times New Roman" w:cs="Times New Roman"/>
          <w:sz w:val="24"/>
          <w:szCs w:val="24"/>
        </w:rPr>
        <w:t xml:space="preserve"> is the chi-squared statistic and </w:t>
      </w:r>
      <w:r w:rsidRPr="00935635">
        <w:rPr>
          <w:rFonts w:ascii="Times New Roman" w:hAnsi="Times New Roman" w:cs="Times New Roman"/>
          <w:i/>
          <w:sz w:val="24"/>
          <w:szCs w:val="24"/>
        </w:rPr>
        <w:t>df</w:t>
      </w:r>
      <w:r w:rsidRPr="00D83AB2">
        <w:rPr>
          <w:rFonts w:ascii="Times New Roman" w:hAnsi="Times New Roman" w:cs="Times New Roman"/>
          <w:sz w:val="24"/>
          <w:szCs w:val="24"/>
        </w:rPr>
        <w:t xml:space="preserve"> is its degrees of freedom</w:t>
      </w:r>
      <w:r>
        <w:rPr>
          <w:rFonts w:ascii="Times New Roman" w:hAnsi="Times New Roman" w:cs="Times New Roman"/>
          <w:sz w:val="24"/>
          <w:szCs w:val="24"/>
        </w:rPr>
        <w:t xml:space="preserve">. </w:t>
      </w:r>
      <w:r w:rsidRPr="00935635">
        <w:rPr>
          <w:rFonts w:ascii="Times New Roman" w:hAnsi="Times New Roman" w:cs="Times New Roman"/>
          <w:i/>
          <w:sz w:val="24"/>
          <w:szCs w:val="24"/>
        </w:rPr>
        <w:t>I</w:t>
      </w:r>
      <w:r w:rsidRPr="00935635">
        <w:rPr>
          <w:rFonts w:ascii="Times New Roman" w:hAnsi="Times New Roman" w:cs="Times New Roman"/>
          <w:i/>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is the percentage of v</w:t>
      </w:r>
      <w:r w:rsidRPr="00935635">
        <w:rPr>
          <w:rFonts w:ascii="Times New Roman" w:hAnsi="Times New Roman" w:cs="Times New Roman"/>
          <w:sz w:val="24"/>
          <w:szCs w:val="24"/>
        </w:rPr>
        <w:t>ariation in standardized mean difference (SMD) attributable to heterogeneity</w:t>
      </w:r>
      <w:r>
        <w:rPr>
          <w:rFonts w:ascii="Times New Roman" w:hAnsi="Times New Roman" w:cs="Times New Roman"/>
          <w:sz w:val="24"/>
          <w:szCs w:val="24"/>
        </w:rPr>
        <w:t>. The DerSimonian and Laird estimate of the pooled effect size is reported together with the 95% confidence interval in square brackets.</w:t>
      </w:r>
    </w:p>
    <w:p w14:paraId="3BFCAC6D" w14:textId="77777777" w:rsidR="00913F26" w:rsidRDefault="00913F26" w:rsidP="00913F26">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527AC" wp14:editId="48FFAB41">
            <wp:extent cx="45720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est_FC_26_SZ_NC.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76FABA9" w14:textId="77777777" w:rsidR="00913F26" w:rsidRDefault="00913F26" w:rsidP="00913F26">
      <w:pPr>
        <w:widowControl/>
        <w:jc w:val="center"/>
        <w:rPr>
          <w:rFonts w:ascii="Times New Roman" w:hAnsi="Times New Roman" w:cs="Times New Roman"/>
          <w:sz w:val="24"/>
          <w:szCs w:val="24"/>
        </w:rPr>
      </w:pPr>
    </w:p>
    <w:p w14:paraId="421958F9" w14:textId="77777777" w:rsidR="00913F26" w:rsidRDefault="00913F26" w:rsidP="00913F2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177157B" w14:textId="77777777" w:rsidR="00613570" w:rsidRDefault="00613570" w:rsidP="00613570">
      <w:pPr>
        <w:widowControl/>
        <w:jc w:val="center"/>
        <w:rPr>
          <w:rFonts w:ascii="Times New Roman" w:hAnsi="Times New Roman" w:cs="Times New Roman"/>
          <w:sz w:val="24"/>
          <w:szCs w:val="24"/>
        </w:rPr>
      </w:pPr>
    </w:p>
    <w:p w14:paraId="30800566" w14:textId="77777777" w:rsidR="00613570" w:rsidRDefault="00613570" w:rsidP="00613570">
      <w:pPr>
        <w:widowControl/>
        <w:jc w:val="center"/>
        <w:rPr>
          <w:rFonts w:ascii="Times New Roman" w:hAnsi="Times New Roman" w:cs="Times New Roman"/>
          <w:sz w:val="24"/>
          <w:szCs w:val="24"/>
        </w:rPr>
      </w:pPr>
    </w:p>
    <w:p w14:paraId="3A5BDB3E" w14:textId="77777777" w:rsidR="00613570" w:rsidRDefault="00613570" w:rsidP="00613570">
      <w:pPr>
        <w:widowControl/>
        <w:jc w:val="center"/>
        <w:rPr>
          <w:rFonts w:ascii="Times New Roman" w:hAnsi="Times New Roman" w:cs="Times New Roman"/>
          <w:sz w:val="24"/>
          <w:szCs w:val="24"/>
        </w:rPr>
      </w:pPr>
    </w:p>
    <w:p w14:paraId="70F6B469" w14:textId="77777777" w:rsidR="002107D7" w:rsidRDefault="002107D7" w:rsidP="00913F26">
      <w:pPr>
        <w:widowControl/>
        <w:ind w:firstLine="420"/>
        <w:jc w:val="left"/>
        <w:rPr>
          <w:rFonts w:ascii="Times New Roman" w:hAnsi="Times New Roman" w:cs="Times New Roman"/>
          <w:sz w:val="24"/>
          <w:szCs w:val="24"/>
        </w:rPr>
      </w:pPr>
      <w:r w:rsidRPr="00913F26">
        <w:rPr>
          <w:rFonts w:ascii="Times New Roman" w:hAnsi="Times New Roman" w:cs="Times New Roman" w:hint="eastAsia"/>
          <w:b/>
          <w:sz w:val="24"/>
          <w:szCs w:val="24"/>
        </w:rPr>
        <w:t xml:space="preserve">Figure </w:t>
      </w:r>
      <w:r w:rsidRPr="00913F26">
        <w:rPr>
          <w:rFonts w:ascii="Times New Roman" w:hAnsi="Times New Roman" w:cs="Times New Roman"/>
          <w:b/>
          <w:sz w:val="24"/>
          <w:szCs w:val="24"/>
        </w:rPr>
        <w:t>3</w:t>
      </w:r>
      <w:r w:rsidRPr="00913F26">
        <w:rPr>
          <w:rFonts w:ascii="Times New Roman" w:hAnsi="Times New Roman" w:cs="Times New Roman" w:hint="eastAsia"/>
          <w:b/>
          <w:sz w:val="24"/>
          <w:szCs w:val="24"/>
        </w:rPr>
        <w:t>.</w:t>
      </w:r>
      <w:r w:rsidR="00913F26">
        <w:rPr>
          <w:rFonts w:ascii="Times New Roman" w:hAnsi="Times New Roman" w:cs="Times New Roman" w:hint="eastAsia"/>
          <w:sz w:val="24"/>
          <w:szCs w:val="24"/>
        </w:rPr>
        <w:t xml:space="preserve"> </w:t>
      </w:r>
      <w:r>
        <w:rPr>
          <w:rFonts w:ascii="Times New Roman" w:hAnsi="Times New Roman" w:cs="Times New Roman"/>
          <w:sz w:val="24"/>
          <w:szCs w:val="24"/>
        </w:rPr>
        <w:t>Forest plot for studies of FC2 from all the sites, with standard mean difference (SMD) as outcome.</w:t>
      </w:r>
    </w:p>
    <w:p w14:paraId="437406A6" w14:textId="77777777" w:rsidR="002107D7" w:rsidRDefault="002107D7" w:rsidP="002107D7">
      <w:pPr>
        <w:widowControl/>
        <w:jc w:val="left"/>
        <w:rPr>
          <w:rFonts w:ascii="Times New Roman" w:hAnsi="Times New Roman" w:cs="Times New Roman"/>
          <w:sz w:val="24"/>
          <w:szCs w:val="24"/>
        </w:rPr>
      </w:pPr>
    </w:p>
    <w:p w14:paraId="552FD45D" w14:textId="77777777" w:rsidR="002107D7" w:rsidRDefault="002107D7" w:rsidP="002F1A54">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9B82E" wp14:editId="73FB6ED6">
            <wp:extent cx="4572000" cy="3657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st_FC_31_SZ_NC.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6F2C742" w14:textId="77777777" w:rsidR="002107D7" w:rsidRDefault="002107D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D2EFCA" w14:textId="77777777" w:rsidR="00613570" w:rsidRDefault="00613570" w:rsidP="00613570">
      <w:pPr>
        <w:widowControl/>
        <w:jc w:val="center"/>
        <w:rPr>
          <w:rFonts w:ascii="Times New Roman" w:hAnsi="Times New Roman" w:cs="Times New Roman"/>
          <w:sz w:val="24"/>
          <w:szCs w:val="24"/>
        </w:rPr>
      </w:pPr>
    </w:p>
    <w:p w14:paraId="1945F6CC" w14:textId="77777777" w:rsidR="002107D7" w:rsidRDefault="002107D7" w:rsidP="008C1F56">
      <w:pPr>
        <w:widowControl/>
        <w:ind w:firstLine="420"/>
        <w:rPr>
          <w:rFonts w:ascii="Times New Roman" w:hAnsi="Times New Roman" w:cs="Times New Roman"/>
          <w:sz w:val="24"/>
          <w:szCs w:val="24"/>
        </w:rPr>
      </w:pPr>
      <w:r w:rsidRPr="008C1F56">
        <w:rPr>
          <w:rFonts w:ascii="Times New Roman" w:hAnsi="Times New Roman" w:cs="Times New Roman" w:hint="eastAsia"/>
          <w:b/>
          <w:sz w:val="24"/>
          <w:szCs w:val="24"/>
        </w:rPr>
        <w:t xml:space="preserve">Figure </w:t>
      </w:r>
      <w:r w:rsidR="008C1F56" w:rsidRPr="008C1F56">
        <w:rPr>
          <w:rFonts w:ascii="Times New Roman" w:hAnsi="Times New Roman" w:cs="Times New Roman"/>
          <w:b/>
          <w:sz w:val="24"/>
          <w:szCs w:val="24"/>
        </w:rPr>
        <w:t>4</w:t>
      </w:r>
      <w:r w:rsidRPr="008C1F56">
        <w:rPr>
          <w:rFonts w:ascii="Times New Roman" w:hAnsi="Times New Roman" w:cs="Times New Roman" w:hint="eastAsia"/>
          <w:b/>
          <w:sz w:val="24"/>
          <w:szCs w:val="24"/>
        </w:rPr>
        <w:t>.</w:t>
      </w:r>
      <w:r w:rsidR="008C1F56">
        <w:rPr>
          <w:rFonts w:ascii="Times New Roman" w:hAnsi="Times New Roman" w:cs="Times New Roman"/>
          <w:sz w:val="24"/>
          <w:szCs w:val="24"/>
        </w:rPr>
        <w:t xml:space="preserve"> </w:t>
      </w:r>
      <w:r>
        <w:rPr>
          <w:rFonts w:ascii="Times New Roman" w:hAnsi="Times New Roman" w:cs="Times New Roman"/>
          <w:sz w:val="24"/>
          <w:szCs w:val="24"/>
        </w:rPr>
        <w:t xml:space="preserve">Forest plot for studies from all the sites, with standard mean difference (SMD) </w:t>
      </w:r>
      <w:r w:rsidR="00EE6A0D">
        <w:rPr>
          <w:rFonts w:ascii="Times New Roman" w:hAnsi="Times New Roman" w:cs="Times New Roman"/>
          <w:sz w:val="24"/>
          <w:szCs w:val="24"/>
        </w:rPr>
        <w:t xml:space="preserve">of FC3 </w:t>
      </w:r>
      <w:r>
        <w:rPr>
          <w:rFonts w:ascii="Times New Roman" w:hAnsi="Times New Roman" w:cs="Times New Roman"/>
          <w:sz w:val="24"/>
          <w:szCs w:val="24"/>
        </w:rPr>
        <w:t>as outcome.</w:t>
      </w:r>
    </w:p>
    <w:p w14:paraId="2C199E7E" w14:textId="77777777" w:rsidR="002107D7" w:rsidRDefault="002107D7" w:rsidP="002107D7">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7F571" wp14:editId="6AEFA087">
            <wp:extent cx="4572000" cy="365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_FC_35_SZ_NC.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DE20BF5" w14:textId="77777777" w:rsidR="008C1F56" w:rsidRDefault="008C1F56" w:rsidP="004E63A6">
      <w:pPr>
        <w:widowControl/>
        <w:rPr>
          <w:rFonts w:ascii="Times New Roman" w:hAnsi="Times New Roman" w:cs="Times New Roman"/>
          <w:sz w:val="24"/>
          <w:szCs w:val="24"/>
        </w:rPr>
      </w:pPr>
    </w:p>
    <w:p w14:paraId="13F19B16" w14:textId="77777777" w:rsidR="002107D7" w:rsidRDefault="002107D7" w:rsidP="008C1F56">
      <w:pPr>
        <w:widowControl/>
        <w:ind w:firstLine="420"/>
        <w:rPr>
          <w:rFonts w:ascii="Times New Roman" w:hAnsi="Times New Roman" w:cs="Times New Roman"/>
          <w:sz w:val="24"/>
          <w:szCs w:val="24"/>
        </w:rPr>
      </w:pPr>
      <w:r w:rsidRPr="008C1F56">
        <w:rPr>
          <w:rFonts w:ascii="Times New Roman" w:hAnsi="Times New Roman" w:cs="Times New Roman" w:hint="eastAsia"/>
          <w:b/>
          <w:sz w:val="24"/>
          <w:szCs w:val="24"/>
        </w:rPr>
        <w:t xml:space="preserve">Figure </w:t>
      </w:r>
      <w:r w:rsidR="008C1F56" w:rsidRPr="008C1F56">
        <w:rPr>
          <w:rFonts w:ascii="Times New Roman" w:hAnsi="Times New Roman" w:cs="Times New Roman"/>
          <w:b/>
          <w:sz w:val="24"/>
          <w:szCs w:val="24"/>
        </w:rPr>
        <w:t>5</w:t>
      </w:r>
      <w:r w:rsidRPr="008C1F56">
        <w:rPr>
          <w:rFonts w:ascii="Times New Roman" w:hAnsi="Times New Roman" w:cs="Times New Roman" w:hint="eastAsia"/>
          <w:b/>
          <w:sz w:val="24"/>
          <w:szCs w:val="24"/>
        </w:rPr>
        <w:t>.</w:t>
      </w:r>
      <w:r w:rsidR="008C1F56">
        <w:rPr>
          <w:rFonts w:ascii="Times New Roman" w:hAnsi="Times New Roman" w:cs="Times New Roman"/>
          <w:sz w:val="24"/>
          <w:szCs w:val="24"/>
        </w:rPr>
        <w:t xml:space="preserve"> Forest plot for studies from all the sites, with standard mean difference (SMD) of FC4 as outcome.</w:t>
      </w:r>
    </w:p>
    <w:p w14:paraId="36D74FD1" w14:textId="5021CE29" w:rsidR="00C42CAF" w:rsidRDefault="00502D5B" w:rsidP="00502D5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E48E4" wp14:editId="216F1165">
            <wp:extent cx="45720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_FC_45_SZ_NC.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sectPr w:rsidR="00C42CA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Yue" w:date="2016-08-10T11:42:00Z" w:initials="Y">
    <w:p w14:paraId="1A1EDE84" w14:textId="53AD0FB1" w:rsidR="00046E6A" w:rsidRDefault="00046E6A">
      <w:pPr>
        <w:pStyle w:val="ac"/>
      </w:pPr>
      <w:r>
        <w:rPr>
          <w:rStyle w:val="ab"/>
        </w:rPr>
        <w:annotationRef/>
      </w:r>
      <w:r>
        <w:rPr>
          <w:rFonts w:hint="eastAsia"/>
        </w:rPr>
        <w:t>按照蒋老师建议，强调多中心的重要性。</w:t>
      </w:r>
    </w:p>
  </w:comment>
  <w:comment w:id="46" w:author="Yue" w:date="2016-08-09T16:25:00Z" w:initials="Y">
    <w:p w14:paraId="1AF80D79" w14:textId="297F2CEB" w:rsidR="00E672A3" w:rsidRDefault="00E672A3">
      <w:pPr>
        <w:pStyle w:val="ac"/>
      </w:pPr>
      <w:r>
        <w:rPr>
          <w:rStyle w:val="ab"/>
        </w:rPr>
        <w:annotationRef/>
      </w:r>
      <w:r>
        <w:rPr>
          <w:rFonts w:hint="eastAsia"/>
        </w:rPr>
        <w:t>我觉得这个不重要，供参考</w:t>
      </w:r>
    </w:p>
  </w:comment>
  <w:comment w:id="54" w:author="Yue" w:date="2016-08-09T16:09:00Z" w:initials="Y">
    <w:p w14:paraId="04ABB5F0" w14:textId="38704FE9" w:rsidR="00E672A3" w:rsidRDefault="00E672A3">
      <w:pPr>
        <w:pStyle w:val="ac"/>
      </w:pPr>
      <w:r>
        <w:rPr>
          <w:rStyle w:val="ab"/>
        </w:rPr>
        <w:annotationRef/>
      </w:r>
      <w:r>
        <w:rPr>
          <w:rFonts w:hint="eastAsia"/>
        </w:rPr>
        <w:t>移到统计方法描述部分</w:t>
      </w:r>
    </w:p>
  </w:comment>
  <w:comment w:id="58" w:author="Yue" w:date="2016-08-10T08:38:00Z" w:initials="Y">
    <w:p w14:paraId="1888E4CF" w14:textId="7AF88184" w:rsidR="00E672A3" w:rsidRDefault="00E672A3">
      <w:pPr>
        <w:pStyle w:val="ac"/>
      </w:pPr>
      <w:r>
        <w:rPr>
          <w:rStyle w:val="ab"/>
        </w:rPr>
        <w:annotationRef/>
      </w:r>
      <w:r>
        <w:t>I</w:t>
      </w:r>
      <w:r>
        <w:rPr>
          <w:rFonts w:hint="eastAsia"/>
        </w:rPr>
        <w:t>n-</w:t>
      </w:r>
      <w:r>
        <w:t xml:space="preserve">house </w:t>
      </w:r>
      <w:r>
        <w:rPr>
          <w:rFonts w:hint="eastAsia"/>
        </w:rPr>
        <w:t>指不公开</w:t>
      </w:r>
      <w:r>
        <w:rPr>
          <w:rFonts w:hint="eastAsia"/>
        </w:rPr>
        <w:t>?</w:t>
      </w:r>
    </w:p>
  </w:comment>
  <w:comment w:id="87" w:author="Yue" w:date="2016-08-09T16:54:00Z" w:initials="Y">
    <w:p w14:paraId="52A68FF7" w14:textId="2F6C2462" w:rsidR="00E672A3" w:rsidRDefault="00E672A3">
      <w:pPr>
        <w:pStyle w:val="ac"/>
      </w:pPr>
      <w:r>
        <w:rPr>
          <w:rStyle w:val="ab"/>
        </w:rPr>
        <w:annotationRef/>
      </w:r>
      <w:r>
        <w:rPr>
          <w:rFonts w:hint="eastAsia"/>
        </w:rPr>
        <w:t>加入排除头动大的被试数目</w:t>
      </w:r>
    </w:p>
  </w:comment>
  <w:comment w:id="127" w:author="Yue" w:date="2016-08-10T09:29:00Z" w:initials="Y">
    <w:p w14:paraId="024FF7DA" w14:textId="0EA4F02F" w:rsidR="00E672A3" w:rsidRDefault="00E672A3">
      <w:pPr>
        <w:pStyle w:val="ac"/>
      </w:pPr>
      <w:r>
        <w:rPr>
          <w:rStyle w:val="ab"/>
        </w:rPr>
        <w:annotationRef/>
      </w:r>
      <w:r>
        <w:rPr>
          <w:rFonts w:hint="eastAsia"/>
        </w:rPr>
        <w:t>少</w:t>
      </w:r>
      <w:r>
        <w:rPr>
          <w:rFonts w:hint="eastAsia"/>
        </w:rPr>
        <w:t>2</w:t>
      </w:r>
      <w:r>
        <w:rPr>
          <w:rFonts w:hint="eastAsia"/>
        </w:rPr>
        <w:t>个</w:t>
      </w:r>
      <w:r>
        <w:rPr>
          <w:rFonts w:hint="eastAsia"/>
        </w:rPr>
        <w:t>? LPFC</w:t>
      </w:r>
      <w:r>
        <w:rPr>
          <w:rFonts w:hint="eastAsia"/>
        </w:rPr>
        <w:t>？</w:t>
      </w:r>
    </w:p>
  </w:comment>
  <w:comment w:id="175" w:author="Yue" w:date="2016-08-10T09:47:00Z" w:initials="Y">
    <w:p w14:paraId="2E0475B4" w14:textId="5C959436" w:rsidR="00E672A3" w:rsidRDefault="00E672A3">
      <w:pPr>
        <w:pStyle w:val="ac"/>
      </w:pPr>
      <w:r>
        <w:rPr>
          <w:rStyle w:val="ab"/>
        </w:rPr>
        <w:annotationRef/>
      </w:r>
      <w:r>
        <w:t>S</w:t>
      </w:r>
      <w:r>
        <w:rPr>
          <w:rFonts w:hint="eastAsia"/>
        </w:rPr>
        <w:t xml:space="preserve">ite </w:t>
      </w:r>
      <w:r>
        <w:rPr>
          <w:rFonts w:hint="eastAsia"/>
        </w:rPr>
        <w:t>和</w:t>
      </w:r>
      <w:r>
        <w:rPr>
          <w:rFonts w:hint="eastAsia"/>
        </w:rPr>
        <w:t>center</w:t>
      </w:r>
      <w:r>
        <w:rPr>
          <w:rFonts w:hint="eastAsia"/>
        </w:rPr>
        <w:t>在文章中最好统一</w:t>
      </w:r>
      <w:r>
        <w:rPr>
          <w:rFonts w:hint="eastAsia"/>
        </w:rPr>
        <w:t xml:space="preserve">, </w:t>
      </w:r>
      <w:r>
        <w:rPr>
          <w:rFonts w:hint="eastAsia"/>
        </w:rPr>
        <w:t>其他地方也改一下</w:t>
      </w:r>
    </w:p>
  </w:comment>
  <w:comment w:id="201" w:author="Yue" w:date="2016-08-10T09:56:00Z" w:initials="Y">
    <w:p w14:paraId="718A043A" w14:textId="733D3FD9" w:rsidR="00E672A3" w:rsidRDefault="00E672A3">
      <w:pPr>
        <w:pStyle w:val="ac"/>
      </w:pPr>
      <w:r>
        <w:rPr>
          <w:rStyle w:val="ab"/>
        </w:rPr>
        <w:annotationRef/>
      </w:r>
      <w:r>
        <w:rPr>
          <w:rFonts w:hint="eastAsia"/>
        </w:rPr>
        <w:t>Right?</w:t>
      </w:r>
      <w:r>
        <w:t xml:space="preserve"> </w:t>
      </w:r>
    </w:p>
  </w:comment>
  <w:comment w:id="214" w:author="Yue" w:date="2016-08-09T17:06:00Z" w:initials="Y">
    <w:p w14:paraId="7609D03E" w14:textId="59CD4DFE" w:rsidR="00E672A3" w:rsidRDefault="00E672A3">
      <w:pPr>
        <w:pStyle w:val="ac"/>
      </w:pPr>
      <w:r>
        <w:rPr>
          <w:rStyle w:val="ab"/>
        </w:rPr>
        <w:annotationRef/>
      </w:r>
      <w:r>
        <w:rPr>
          <w:rFonts w:hint="eastAsia"/>
        </w:rPr>
        <w:t>connectivity</w:t>
      </w:r>
    </w:p>
  </w:comment>
  <w:comment w:id="231" w:author="Yue" w:date="2016-08-10T10:02:00Z" w:initials="Y">
    <w:p w14:paraId="799A5E9F" w14:textId="01F7307C" w:rsidR="00E672A3" w:rsidRDefault="00E672A3">
      <w:pPr>
        <w:pStyle w:val="ac"/>
      </w:pPr>
      <w:r>
        <w:rPr>
          <w:rStyle w:val="ab"/>
        </w:rPr>
        <w:annotationRef/>
      </w:r>
      <w:r>
        <w:rPr>
          <w:rFonts w:hint="eastAsia"/>
        </w:rPr>
        <w:t>Spearman?</w:t>
      </w:r>
    </w:p>
  </w:comment>
  <w:comment w:id="245" w:author="Yue" w:date="2016-08-09T17:16:00Z" w:initials="Y">
    <w:p w14:paraId="46F87F02" w14:textId="5F0FD2B4" w:rsidR="00E672A3" w:rsidRDefault="00E672A3">
      <w:pPr>
        <w:pStyle w:val="ac"/>
      </w:pPr>
      <w:r>
        <w:rPr>
          <w:rStyle w:val="ab"/>
        </w:rPr>
        <w:annotationRef/>
      </w:r>
      <w:r>
        <w:rPr>
          <w:rFonts w:hint="eastAsia"/>
        </w:rPr>
        <w:t>供参考</w:t>
      </w:r>
    </w:p>
  </w:comment>
  <w:comment w:id="247" w:author="Yue" w:date="2016-08-09T15:55:00Z" w:initials="Y">
    <w:p w14:paraId="57582450" w14:textId="74A0CAFF" w:rsidR="00E672A3" w:rsidRDefault="00E672A3">
      <w:pPr>
        <w:pStyle w:val="ac"/>
      </w:pPr>
      <w:r>
        <w:rPr>
          <w:rStyle w:val="ab"/>
        </w:rPr>
        <w:annotationRef/>
      </w:r>
      <w:r>
        <w:rPr>
          <w:rFonts w:hint="eastAsia"/>
        </w:rPr>
        <w:t>正文中需要列一个总表</w:t>
      </w:r>
      <w:r>
        <w:rPr>
          <w:rFonts w:hint="eastAsia"/>
        </w:rPr>
        <w:t>T</w:t>
      </w:r>
      <w:r>
        <w:t>able 1.</w:t>
      </w:r>
    </w:p>
  </w:comment>
  <w:comment w:id="259" w:author="Yue" w:date="2016-08-10T11:25:00Z" w:initials="Y">
    <w:p w14:paraId="1B1E47AA" w14:textId="4DD6D987" w:rsidR="00821371" w:rsidRDefault="00821371">
      <w:pPr>
        <w:pStyle w:val="ac"/>
      </w:pPr>
      <w:r>
        <w:rPr>
          <w:rStyle w:val="ab"/>
        </w:rPr>
        <w:annotationRef/>
      </w:r>
      <w:r>
        <w:rPr>
          <w:rFonts w:hint="eastAsia"/>
        </w:rPr>
        <w:t xml:space="preserve">ROI </w:t>
      </w:r>
      <w:r>
        <w:rPr>
          <w:rFonts w:hint="eastAsia"/>
        </w:rPr>
        <w:t>的名称在正文和补充材料中都要统一</w:t>
      </w:r>
      <w:r w:rsidR="00516137">
        <w:rPr>
          <w:rFonts w:hint="eastAsia"/>
        </w:rPr>
        <w:t>。</w:t>
      </w:r>
    </w:p>
  </w:comment>
  <w:comment w:id="261" w:author="Yue" w:date="2016-08-10T11:30:00Z" w:initials="Y">
    <w:p w14:paraId="2871D3F6" w14:textId="6B586471" w:rsidR="00D443E0" w:rsidRDefault="00D443E0">
      <w:pPr>
        <w:pStyle w:val="ac"/>
      </w:pPr>
      <w:r>
        <w:rPr>
          <w:rStyle w:val="ab"/>
        </w:rPr>
        <w:annotationRef/>
      </w:r>
      <w:r>
        <w:rPr>
          <w:rFonts w:hint="eastAsia"/>
        </w:rPr>
        <w:t>可以把</w:t>
      </w:r>
      <w:r>
        <w:rPr>
          <w:rFonts w:hint="eastAsia"/>
        </w:rPr>
        <w:t>Figures 2-5</w:t>
      </w:r>
      <w:r>
        <w:rPr>
          <w:rFonts w:hint="eastAsia"/>
        </w:rPr>
        <w:t>合并起来</w:t>
      </w:r>
      <w:r w:rsidR="00592DE9">
        <w:rPr>
          <w:rFonts w:hint="eastAsia"/>
        </w:rPr>
        <w:t>一个图</w:t>
      </w:r>
      <w:r w:rsidR="00727854">
        <w:rPr>
          <w:rFonts w:hint="eastAsia"/>
        </w:rPr>
        <w:t>。</w:t>
      </w:r>
      <w:r w:rsidR="00FC736E">
        <w:rPr>
          <w:rFonts w:hint="eastAsia"/>
        </w:rPr>
        <w:t>供参考</w:t>
      </w:r>
      <w:r w:rsidR="00090FD4">
        <w:rPr>
          <w:rFonts w:hint="eastAsia"/>
        </w:rPr>
        <w:t>。</w:t>
      </w:r>
    </w:p>
  </w:comment>
  <w:comment w:id="262" w:author="Yue" w:date="2016-08-10T11:41:00Z" w:initials="Y">
    <w:p w14:paraId="26E84DB1" w14:textId="609363FD" w:rsidR="00420D5C" w:rsidRDefault="00420D5C">
      <w:pPr>
        <w:pStyle w:val="ac"/>
      </w:pPr>
      <w:r>
        <w:rPr>
          <w:rStyle w:val="ab"/>
        </w:rPr>
        <w:annotationRef/>
      </w:r>
      <w:r>
        <w:rPr>
          <w:rFonts w:hint="eastAsia"/>
        </w:rPr>
        <w:t>不需要加吧，如果一定加，放在</w:t>
      </w:r>
      <w:r>
        <w:rPr>
          <w:rFonts w:hint="eastAsia"/>
        </w:rPr>
        <w:t>discussion</w:t>
      </w:r>
    </w:p>
  </w:comment>
  <w:comment w:id="265" w:author="Yue" w:date="2016-08-10T11:43:00Z" w:initials="Y">
    <w:p w14:paraId="35E0F3EC" w14:textId="5E88E9A9" w:rsidR="00F65FB4" w:rsidRDefault="00F65FB4">
      <w:pPr>
        <w:pStyle w:val="ac"/>
      </w:pPr>
      <w:r>
        <w:rPr>
          <w:rStyle w:val="ab"/>
        </w:rPr>
        <w:annotationRef/>
      </w:r>
      <w:r>
        <w:rPr>
          <w:rFonts w:hint="eastAsia"/>
        </w:rPr>
        <w:t>你先改一下，改好后发给我看看</w:t>
      </w:r>
    </w:p>
  </w:comment>
  <w:comment w:id="326" w:author="Yue" w:date="2016-08-09T15:44:00Z" w:initials="Y">
    <w:p w14:paraId="088F4DF0" w14:textId="411A9C17" w:rsidR="00E672A3" w:rsidRDefault="00E672A3">
      <w:pPr>
        <w:pStyle w:val="ac"/>
      </w:pPr>
      <w:r>
        <w:rPr>
          <w:rStyle w:val="ab"/>
        </w:rPr>
        <w:annotationRef/>
      </w:r>
      <w:r w:rsidR="0067690C">
        <w:rPr>
          <w:rFonts w:hint="eastAsia"/>
        </w:rPr>
        <w:t>图重新画</w:t>
      </w:r>
      <w:bookmarkStart w:id="327" w:name="_GoBack"/>
      <w:bookmarkEnd w:id="32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1EDE84" w15:done="0"/>
  <w15:commentEx w15:paraId="1AF80D79" w15:done="0"/>
  <w15:commentEx w15:paraId="04ABB5F0" w15:done="0"/>
  <w15:commentEx w15:paraId="1888E4CF" w15:done="0"/>
  <w15:commentEx w15:paraId="52A68FF7" w15:done="0"/>
  <w15:commentEx w15:paraId="024FF7DA" w15:done="0"/>
  <w15:commentEx w15:paraId="2E0475B4" w15:done="0"/>
  <w15:commentEx w15:paraId="718A043A" w15:done="0"/>
  <w15:commentEx w15:paraId="7609D03E" w15:done="0"/>
  <w15:commentEx w15:paraId="799A5E9F" w15:done="0"/>
  <w15:commentEx w15:paraId="46F87F02" w15:done="0"/>
  <w15:commentEx w15:paraId="57582450" w15:done="0"/>
  <w15:commentEx w15:paraId="1B1E47AA" w15:done="0"/>
  <w15:commentEx w15:paraId="2871D3F6" w15:done="0"/>
  <w15:commentEx w15:paraId="26E84DB1" w15:done="0"/>
  <w15:commentEx w15:paraId="35E0F3EC" w15:done="0"/>
  <w15:commentEx w15:paraId="088F4D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B815A" w14:textId="77777777" w:rsidR="00625AC1" w:rsidRDefault="00625AC1" w:rsidP="00D20DCC">
      <w:r>
        <w:separator/>
      </w:r>
    </w:p>
  </w:endnote>
  <w:endnote w:type="continuationSeparator" w:id="0">
    <w:p w14:paraId="53E4CCAC" w14:textId="77777777" w:rsidR="00625AC1" w:rsidRDefault="00625AC1" w:rsidP="00D20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9771B" w14:textId="77777777" w:rsidR="00625AC1" w:rsidRDefault="00625AC1" w:rsidP="00D20DCC">
      <w:r>
        <w:separator/>
      </w:r>
    </w:p>
  </w:footnote>
  <w:footnote w:type="continuationSeparator" w:id="0">
    <w:p w14:paraId="1C05B04C" w14:textId="77777777" w:rsidR="00625AC1" w:rsidRDefault="00625AC1" w:rsidP="00D20DC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e">
    <w15:presenceInfo w15:providerId="None" w15:userId="Y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1"/>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uroimag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06795B"/>
    <w:rsid w:val="00001312"/>
    <w:rsid w:val="00004FE7"/>
    <w:rsid w:val="00005D35"/>
    <w:rsid w:val="0000704E"/>
    <w:rsid w:val="00010F54"/>
    <w:rsid w:val="0001359C"/>
    <w:rsid w:val="00015B72"/>
    <w:rsid w:val="0002027A"/>
    <w:rsid w:val="00020428"/>
    <w:rsid w:val="00020D37"/>
    <w:rsid w:val="0003014B"/>
    <w:rsid w:val="0003078D"/>
    <w:rsid w:val="000307A0"/>
    <w:rsid w:val="0003242D"/>
    <w:rsid w:val="000341A8"/>
    <w:rsid w:val="000407CE"/>
    <w:rsid w:val="00043C4B"/>
    <w:rsid w:val="00046E6A"/>
    <w:rsid w:val="00060B81"/>
    <w:rsid w:val="00061453"/>
    <w:rsid w:val="0006795B"/>
    <w:rsid w:val="00067E9E"/>
    <w:rsid w:val="00070C4D"/>
    <w:rsid w:val="00071E68"/>
    <w:rsid w:val="00075E0F"/>
    <w:rsid w:val="00077C1D"/>
    <w:rsid w:val="0008014F"/>
    <w:rsid w:val="00083182"/>
    <w:rsid w:val="00085600"/>
    <w:rsid w:val="00087A69"/>
    <w:rsid w:val="00090528"/>
    <w:rsid w:val="00090FD4"/>
    <w:rsid w:val="00095837"/>
    <w:rsid w:val="00096839"/>
    <w:rsid w:val="0009776E"/>
    <w:rsid w:val="000A2B2B"/>
    <w:rsid w:val="000A3B89"/>
    <w:rsid w:val="000A3F29"/>
    <w:rsid w:val="000B1D46"/>
    <w:rsid w:val="000B207B"/>
    <w:rsid w:val="000B2951"/>
    <w:rsid w:val="000B2B40"/>
    <w:rsid w:val="000C0B42"/>
    <w:rsid w:val="000C1B99"/>
    <w:rsid w:val="000C5D06"/>
    <w:rsid w:val="000D1032"/>
    <w:rsid w:val="000D4BDC"/>
    <w:rsid w:val="000F45A0"/>
    <w:rsid w:val="000F5FF6"/>
    <w:rsid w:val="000F61EA"/>
    <w:rsid w:val="001006E8"/>
    <w:rsid w:val="00106291"/>
    <w:rsid w:val="00110A49"/>
    <w:rsid w:val="00116204"/>
    <w:rsid w:val="0011673C"/>
    <w:rsid w:val="001218EA"/>
    <w:rsid w:val="00123D38"/>
    <w:rsid w:val="001303D3"/>
    <w:rsid w:val="001306AE"/>
    <w:rsid w:val="001314E7"/>
    <w:rsid w:val="00136227"/>
    <w:rsid w:val="0013626E"/>
    <w:rsid w:val="00144C75"/>
    <w:rsid w:val="00144C88"/>
    <w:rsid w:val="00145DAC"/>
    <w:rsid w:val="0014602A"/>
    <w:rsid w:val="001506C8"/>
    <w:rsid w:val="00150895"/>
    <w:rsid w:val="00150B5A"/>
    <w:rsid w:val="0016060E"/>
    <w:rsid w:val="001703CF"/>
    <w:rsid w:val="00171ED1"/>
    <w:rsid w:val="001756A1"/>
    <w:rsid w:val="001762AB"/>
    <w:rsid w:val="00183014"/>
    <w:rsid w:val="00185220"/>
    <w:rsid w:val="00185D88"/>
    <w:rsid w:val="00185FBE"/>
    <w:rsid w:val="00191FED"/>
    <w:rsid w:val="00193E18"/>
    <w:rsid w:val="001942AB"/>
    <w:rsid w:val="0019743A"/>
    <w:rsid w:val="001A1F26"/>
    <w:rsid w:val="001B2053"/>
    <w:rsid w:val="001B23F6"/>
    <w:rsid w:val="001B348A"/>
    <w:rsid w:val="001B548A"/>
    <w:rsid w:val="001B61FE"/>
    <w:rsid w:val="001C59FF"/>
    <w:rsid w:val="001C6641"/>
    <w:rsid w:val="001D1FEA"/>
    <w:rsid w:val="001D58C5"/>
    <w:rsid w:val="001D6818"/>
    <w:rsid w:val="001E260F"/>
    <w:rsid w:val="001E3BD5"/>
    <w:rsid w:val="001E4E7D"/>
    <w:rsid w:val="001E570B"/>
    <w:rsid w:val="001E62C2"/>
    <w:rsid w:val="001F29F7"/>
    <w:rsid w:val="001F59D9"/>
    <w:rsid w:val="001F745D"/>
    <w:rsid w:val="001F7A0F"/>
    <w:rsid w:val="0020280D"/>
    <w:rsid w:val="00202DF6"/>
    <w:rsid w:val="00204E05"/>
    <w:rsid w:val="002070AD"/>
    <w:rsid w:val="002107D7"/>
    <w:rsid w:val="0021340C"/>
    <w:rsid w:val="00216374"/>
    <w:rsid w:val="002164BD"/>
    <w:rsid w:val="002176C7"/>
    <w:rsid w:val="00220EC3"/>
    <w:rsid w:val="0022329A"/>
    <w:rsid w:val="00242B97"/>
    <w:rsid w:val="00251E19"/>
    <w:rsid w:val="00253835"/>
    <w:rsid w:val="0025461B"/>
    <w:rsid w:val="00257AC3"/>
    <w:rsid w:val="00257D8B"/>
    <w:rsid w:val="0026399D"/>
    <w:rsid w:val="002651AB"/>
    <w:rsid w:val="00265556"/>
    <w:rsid w:val="002669E0"/>
    <w:rsid w:val="002673A7"/>
    <w:rsid w:val="002717BF"/>
    <w:rsid w:val="0027229F"/>
    <w:rsid w:val="0027297C"/>
    <w:rsid w:val="00274542"/>
    <w:rsid w:val="00275382"/>
    <w:rsid w:val="0028628B"/>
    <w:rsid w:val="00290807"/>
    <w:rsid w:val="002934C5"/>
    <w:rsid w:val="00294389"/>
    <w:rsid w:val="00295F5A"/>
    <w:rsid w:val="0029711F"/>
    <w:rsid w:val="002B1342"/>
    <w:rsid w:val="002B4E69"/>
    <w:rsid w:val="002B57C6"/>
    <w:rsid w:val="002B5F21"/>
    <w:rsid w:val="002C0D13"/>
    <w:rsid w:val="002C267C"/>
    <w:rsid w:val="002C54C6"/>
    <w:rsid w:val="002C7B07"/>
    <w:rsid w:val="002D0DCC"/>
    <w:rsid w:val="002D280B"/>
    <w:rsid w:val="002D310D"/>
    <w:rsid w:val="002D4437"/>
    <w:rsid w:val="002E118E"/>
    <w:rsid w:val="002E2BA5"/>
    <w:rsid w:val="002E53C8"/>
    <w:rsid w:val="002E6421"/>
    <w:rsid w:val="002F10E4"/>
    <w:rsid w:val="002F1A54"/>
    <w:rsid w:val="002F5194"/>
    <w:rsid w:val="002F600F"/>
    <w:rsid w:val="002F6A6B"/>
    <w:rsid w:val="002F6FA2"/>
    <w:rsid w:val="002F7C9F"/>
    <w:rsid w:val="00306209"/>
    <w:rsid w:val="003070A2"/>
    <w:rsid w:val="00310CE2"/>
    <w:rsid w:val="0031230E"/>
    <w:rsid w:val="00314A67"/>
    <w:rsid w:val="003235BC"/>
    <w:rsid w:val="003247BC"/>
    <w:rsid w:val="0032689E"/>
    <w:rsid w:val="00330EC3"/>
    <w:rsid w:val="0033624D"/>
    <w:rsid w:val="00343295"/>
    <w:rsid w:val="00343A3E"/>
    <w:rsid w:val="00350A22"/>
    <w:rsid w:val="00350E7D"/>
    <w:rsid w:val="003513EA"/>
    <w:rsid w:val="00351B81"/>
    <w:rsid w:val="00352EDD"/>
    <w:rsid w:val="00352EE3"/>
    <w:rsid w:val="00353447"/>
    <w:rsid w:val="00354D9C"/>
    <w:rsid w:val="00355278"/>
    <w:rsid w:val="00360856"/>
    <w:rsid w:val="0036184C"/>
    <w:rsid w:val="00366F7D"/>
    <w:rsid w:val="00371452"/>
    <w:rsid w:val="0038496B"/>
    <w:rsid w:val="003857CD"/>
    <w:rsid w:val="00387155"/>
    <w:rsid w:val="003907DB"/>
    <w:rsid w:val="00390928"/>
    <w:rsid w:val="0039146A"/>
    <w:rsid w:val="003939C0"/>
    <w:rsid w:val="00393AB0"/>
    <w:rsid w:val="00394017"/>
    <w:rsid w:val="00395B10"/>
    <w:rsid w:val="00396CE2"/>
    <w:rsid w:val="003A1145"/>
    <w:rsid w:val="003A5B80"/>
    <w:rsid w:val="003B426D"/>
    <w:rsid w:val="003B64AA"/>
    <w:rsid w:val="003B7899"/>
    <w:rsid w:val="003C1DEC"/>
    <w:rsid w:val="003C30CB"/>
    <w:rsid w:val="003C387C"/>
    <w:rsid w:val="003D05FA"/>
    <w:rsid w:val="003D0BC6"/>
    <w:rsid w:val="003D2B63"/>
    <w:rsid w:val="003D3ADF"/>
    <w:rsid w:val="003D6A43"/>
    <w:rsid w:val="003E58AC"/>
    <w:rsid w:val="003E617F"/>
    <w:rsid w:val="003E7B6F"/>
    <w:rsid w:val="003F094A"/>
    <w:rsid w:val="003F1A48"/>
    <w:rsid w:val="003F1F70"/>
    <w:rsid w:val="003F33AC"/>
    <w:rsid w:val="003F3BDD"/>
    <w:rsid w:val="003F467B"/>
    <w:rsid w:val="003F73CD"/>
    <w:rsid w:val="0040056B"/>
    <w:rsid w:val="00400DAB"/>
    <w:rsid w:val="00402D07"/>
    <w:rsid w:val="00404DCD"/>
    <w:rsid w:val="004110E9"/>
    <w:rsid w:val="004129D8"/>
    <w:rsid w:val="00413268"/>
    <w:rsid w:val="004142C0"/>
    <w:rsid w:val="004174F4"/>
    <w:rsid w:val="00420D5C"/>
    <w:rsid w:val="00420FBF"/>
    <w:rsid w:val="00421D52"/>
    <w:rsid w:val="00421E74"/>
    <w:rsid w:val="004258E2"/>
    <w:rsid w:val="00433868"/>
    <w:rsid w:val="00433B69"/>
    <w:rsid w:val="004433F4"/>
    <w:rsid w:val="004446CF"/>
    <w:rsid w:val="00444DF7"/>
    <w:rsid w:val="0044540E"/>
    <w:rsid w:val="004530BF"/>
    <w:rsid w:val="004544D4"/>
    <w:rsid w:val="00454A8E"/>
    <w:rsid w:val="00455CC7"/>
    <w:rsid w:val="00457C70"/>
    <w:rsid w:val="00460DB7"/>
    <w:rsid w:val="00461E7A"/>
    <w:rsid w:val="00462D6E"/>
    <w:rsid w:val="00464A31"/>
    <w:rsid w:val="004676ED"/>
    <w:rsid w:val="00472A26"/>
    <w:rsid w:val="004739DA"/>
    <w:rsid w:val="00473F93"/>
    <w:rsid w:val="00476E99"/>
    <w:rsid w:val="00477EB0"/>
    <w:rsid w:val="0048059C"/>
    <w:rsid w:val="0048131B"/>
    <w:rsid w:val="00483FAE"/>
    <w:rsid w:val="004861CA"/>
    <w:rsid w:val="004864FF"/>
    <w:rsid w:val="004873F1"/>
    <w:rsid w:val="004874D8"/>
    <w:rsid w:val="00487EDB"/>
    <w:rsid w:val="00490A34"/>
    <w:rsid w:val="00492B84"/>
    <w:rsid w:val="0049368B"/>
    <w:rsid w:val="00494CF3"/>
    <w:rsid w:val="0049629D"/>
    <w:rsid w:val="0049652F"/>
    <w:rsid w:val="0049676F"/>
    <w:rsid w:val="00496AE5"/>
    <w:rsid w:val="004A0C62"/>
    <w:rsid w:val="004A136F"/>
    <w:rsid w:val="004A1A87"/>
    <w:rsid w:val="004A2683"/>
    <w:rsid w:val="004A28E8"/>
    <w:rsid w:val="004A5884"/>
    <w:rsid w:val="004A59C3"/>
    <w:rsid w:val="004B1DF9"/>
    <w:rsid w:val="004B3380"/>
    <w:rsid w:val="004B3B1C"/>
    <w:rsid w:val="004B504C"/>
    <w:rsid w:val="004C050F"/>
    <w:rsid w:val="004C0A8D"/>
    <w:rsid w:val="004C358A"/>
    <w:rsid w:val="004D02A6"/>
    <w:rsid w:val="004D091F"/>
    <w:rsid w:val="004D0EFC"/>
    <w:rsid w:val="004D2338"/>
    <w:rsid w:val="004E22EE"/>
    <w:rsid w:val="004E63A6"/>
    <w:rsid w:val="004F05FE"/>
    <w:rsid w:val="004F379C"/>
    <w:rsid w:val="004F4105"/>
    <w:rsid w:val="00500998"/>
    <w:rsid w:val="0050271B"/>
    <w:rsid w:val="00502D5B"/>
    <w:rsid w:val="005041EA"/>
    <w:rsid w:val="00504F47"/>
    <w:rsid w:val="005061DC"/>
    <w:rsid w:val="00506223"/>
    <w:rsid w:val="00512EED"/>
    <w:rsid w:val="00515B27"/>
    <w:rsid w:val="00515C54"/>
    <w:rsid w:val="00515EBE"/>
    <w:rsid w:val="00516137"/>
    <w:rsid w:val="0051737E"/>
    <w:rsid w:val="00520D05"/>
    <w:rsid w:val="005235BC"/>
    <w:rsid w:val="0052443C"/>
    <w:rsid w:val="00524739"/>
    <w:rsid w:val="00524D91"/>
    <w:rsid w:val="00526CA7"/>
    <w:rsid w:val="00530174"/>
    <w:rsid w:val="005325AE"/>
    <w:rsid w:val="005347A5"/>
    <w:rsid w:val="0053580F"/>
    <w:rsid w:val="00537B1F"/>
    <w:rsid w:val="005440DF"/>
    <w:rsid w:val="00546596"/>
    <w:rsid w:val="00550AD4"/>
    <w:rsid w:val="00551B47"/>
    <w:rsid w:val="00551D7F"/>
    <w:rsid w:val="00552B09"/>
    <w:rsid w:val="00557043"/>
    <w:rsid w:val="00561976"/>
    <w:rsid w:val="005647CF"/>
    <w:rsid w:val="00566A7D"/>
    <w:rsid w:val="00570574"/>
    <w:rsid w:val="00572B9A"/>
    <w:rsid w:val="0058081F"/>
    <w:rsid w:val="0058721F"/>
    <w:rsid w:val="005874D9"/>
    <w:rsid w:val="0059229C"/>
    <w:rsid w:val="00592DE9"/>
    <w:rsid w:val="00595131"/>
    <w:rsid w:val="005A0D69"/>
    <w:rsid w:val="005A182D"/>
    <w:rsid w:val="005A269F"/>
    <w:rsid w:val="005A26FD"/>
    <w:rsid w:val="005A3214"/>
    <w:rsid w:val="005A5444"/>
    <w:rsid w:val="005A55DE"/>
    <w:rsid w:val="005A7B4A"/>
    <w:rsid w:val="005B1006"/>
    <w:rsid w:val="005B1AEF"/>
    <w:rsid w:val="005B21FE"/>
    <w:rsid w:val="005B5374"/>
    <w:rsid w:val="005B5E55"/>
    <w:rsid w:val="005C230C"/>
    <w:rsid w:val="005C5388"/>
    <w:rsid w:val="005C5E11"/>
    <w:rsid w:val="005C68F0"/>
    <w:rsid w:val="005D2AED"/>
    <w:rsid w:val="005D4588"/>
    <w:rsid w:val="005D56CC"/>
    <w:rsid w:val="005D7234"/>
    <w:rsid w:val="005E0621"/>
    <w:rsid w:val="005E2CE7"/>
    <w:rsid w:val="005E5054"/>
    <w:rsid w:val="005E5515"/>
    <w:rsid w:val="005E7D4D"/>
    <w:rsid w:val="005F575F"/>
    <w:rsid w:val="005F7CD7"/>
    <w:rsid w:val="00600EF4"/>
    <w:rsid w:val="00601F13"/>
    <w:rsid w:val="006026EF"/>
    <w:rsid w:val="00603E3A"/>
    <w:rsid w:val="00604DF0"/>
    <w:rsid w:val="0060706B"/>
    <w:rsid w:val="00610D06"/>
    <w:rsid w:val="006113A0"/>
    <w:rsid w:val="00612146"/>
    <w:rsid w:val="00613570"/>
    <w:rsid w:val="00615A01"/>
    <w:rsid w:val="00617EE8"/>
    <w:rsid w:val="00620EA3"/>
    <w:rsid w:val="00624AEC"/>
    <w:rsid w:val="00625965"/>
    <w:rsid w:val="00625AC1"/>
    <w:rsid w:val="00626F25"/>
    <w:rsid w:val="00633260"/>
    <w:rsid w:val="00634595"/>
    <w:rsid w:val="00642C56"/>
    <w:rsid w:val="00645295"/>
    <w:rsid w:val="00646065"/>
    <w:rsid w:val="006505AC"/>
    <w:rsid w:val="00652233"/>
    <w:rsid w:val="006532C6"/>
    <w:rsid w:val="00656475"/>
    <w:rsid w:val="006567E0"/>
    <w:rsid w:val="00662F59"/>
    <w:rsid w:val="00663E49"/>
    <w:rsid w:val="0066742D"/>
    <w:rsid w:val="00667BB4"/>
    <w:rsid w:val="00670780"/>
    <w:rsid w:val="00670B7B"/>
    <w:rsid w:val="00670D18"/>
    <w:rsid w:val="0067285B"/>
    <w:rsid w:val="00674593"/>
    <w:rsid w:val="00674675"/>
    <w:rsid w:val="00674ACB"/>
    <w:rsid w:val="00674CC5"/>
    <w:rsid w:val="0067690C"/>
    <w:rsid w:val="006776B9"/>
    <w:rsid w:val="00680375"/>
    <w:rsid w:val="0068129E"/>
    <w:rsid w:val="006813AE"/>
    <w:rsid w:val="00682674"/>
    <w:rsid w:val="00683BA8"/>
    <w:rsid w:val="00692FBB"/>
    <w:rsid w:val="006935F4"/>
    <w:rsid w:val="006A2E9B"/>
    <w:rsid w:val="006A3377"/>
    <w:rsid w:val="006A6B82"/>
    <w:rsid w:val="006A7862"/>
    <w:rsid w:val="006B14C4"/>
    <w:rsid w:val="006B4077"/>
    <w:rsid w:val="006B5A2B"/>
    <w:rsid w:val="006B6EEC"/>
    <w:rsid w:val="006C2D49"/>
    <w:rsid w:val="006C4E69"/>
    <w:rsid w:val="006D1D7A"/>
    <w:rsid w:val="006D22B3"/>
    <w:rsid w:val="006D3044"/>
    <w:rsid w:val="006D4596"/>
    <w:rsid w:val="006D5FAF"/>
    <w:rsid w:val="006E0EC8"/>
    <w:rsid w:val="006E3967"/>
    <w:rsid w:val="006E58EA"/>
    <w:rsid w:val="006E73F4"/>
    <w:rsid w:val="006F0799"/>
    <w:rsid w:val="006F1B6D"/>
    <w:rsid w:val="006F3800"/>
    <w:rsid w:val="006F516C"/>
    <w:rsid w:val="007039AC"/>
    <w:rsid w:val="00705DCC"/>
    <w:rsid w:val="00705F0B"/>
    <w:rsid w:val="007118BC"/>
    <w:rsid w:val="00711B76"/>
    <w:rsid w:val="007140E7"/>
    <w:rsid w:val="007208E1"/>
    <w:rsid w:val="00724B10"/>
    <w:rsid w:val="007259EB"/>
    <w:rsid w:val="00727854"/>
    <w:rsid w:val="007303E4"/>
    <w:rsid w:val="00732090"/>
    <w:rsid w:val="00732554"/>
    <w:rsid w:val="0073750A"/>
    <w:rsid w:val="00737561"/>
    <w:rsid w:val="00743F60"/>
    <w:rsid w:val="00746FE5"/>
    <w:rsid w:val="007540AD"/>
    <w:rsid w:val="00754F9F"/>
    <w:rsid w:val="00757E38"/>
    <w:rsid w:val="0076175F"/>
    <w:rsid w:val="00763D6C"/>
    <w:rsid w:val="00764647"/>
    <w:rsid w:val="00766779"/>
    <w:rsid w:val="00770EF4"/>
    <w:rsid w:val="00771FC9"/>
    <w:rsid w:val="00772561"/>
    <w:rsid w:val="00773FA3"/>
    <w:rsid w:val="00774F61"/>
    <w:rsid w:val="007815E9"/>
    <w:rsid w:val="0078171B"/>
    <w:rsid w:val="00782187"/>
    <w:rsid w:val="00784FC9"/>
    <w:rsid w:val="0078591F"/>
    <w:rsid w:val="0078764B"/>
    <w:rsid w:val="00787E9C"/>
    <w:rsid w:val="0079306F"/>
    <w:rsid w:val="00797997"/>
    <w:rsid w:val="00797C0B"/>
    <w:rsid w:val="007A1006"/>
    <w:rsid w:val="007A2FEB"/>
    <w:rsid w:val="007A3EDE"/>
    <w:rsid w:val="007A4149"/>
    <w:rsid w:val="007A606F"/>
    <w:rsid w:val="007A7FAC"/>
    <w:rsid w:val="007B4592"/>
    <w:rsid w:val="007C037F"/>
    <w:rsid w:val="007C2097"/>
    <w:rsid w:val="007C48E3"/>
    <w:rsid w:val="007D0A55"/>
    <w:rsid w:val="007D1C4D"/>
    <w:rsid w:val="007D2D87"/>
    <w:rsid w:val="007D5907"/>
    <w:rsid w:val="007D62E0"/>
    <w:rsid w:val="007D6428"/>
    <w:rsid w:val="007E421D"/>
    <w:rsid w:val="007E5053"/>
    <w:rsid w:val="007E7EDA"/>
    <w:rsid w:val="007F0821"/>
    <w:rsid w:val="007F0A1A"/>
    <w:rsid w:val="007F0B8A"/>
    <w:rsid w:val="007F50A9"/>
    <w:rsid w:val="007F7301"/>
    <w:rsid w:val="00803814"/>
    <w:rsid w:val="00807F94"/>
    <w:rsid w:val="00814D92"/>
    <w:rsid w:val="00815C4D"/>
    <w:rsid w:val="008161FA"/>
    <w:rsid w:val="00817BE6"/>
    <w:rsid w:val="00820113"/>
    <w:rsid w:val="00820252"/>
    <w:rsid w:val="00821371"/>
    <w:rsid w:val="008253D9"/>
    <w:rsid w:val="0082613E"/>
    <w:rsid w:val="00831A41"/>
    <w:rsid w:val="0083292E"/>
    <w:rsid w:val="00847C99"/>
    <w:rsid w:val="00850EC2"/>
    <w:rsid w:val="008575AC"/>
    <w:rsid w:val="00860F0C"/>
    <w:rsid w:val="008636E2"/>
    <w:rsid w:val="00865681"/>
    <w:rsid w:val="00867A00"/>
    <w:rsid w:val="00870BED"/>
    <w:rsid w:val="008806EB"/>
    <w:rsid w:val="00884C3D"/>
    <w:rsid w:val="00887A24"/>
    <w:rsid w:val="008935B9"/>
    <w:rsid w:val="00893935"/>
    <w:rsid w:val="0089467D"/>
    <w:rsid w:val="00894756"/>
    <w:rsid w:val="00894E99"/>
    <w:rsid w:val="008950E3"/>
    <w:rsid w:val="00896428"/>
    <w:rsid w:val="008A4B2C"/>
    <w:rsid w:val="008B0535"/>
    <w:rsid w:val="008B1FB2"/>
    <w:rsid w:val="008B466A"/>
    <w:rsid w:val="008C1F56"/>
    <w:rsid w:val="008C2FEF"/>
    <w:rsid w:val="008C558B"/>
    <w:rsid w:val="008C5EEA"/>
    <w:rsid w:val="008C6D55"/>
    <w:rsid w:val="008C7A55"/>
    <w:rsid w:val="008D0796"/>
    <w:rsid w:val="008D1230"/>
    <w:rsid w:val="008D475A"/>
    <w:rsid w:val="008D6B0E"/>
    <w:rsid w:val="008E167D"/>
    <w:rsid w:val="008E1FA1"/>
    <w:rsid w:val="008E2F28"/>
    <w:rsid w:val="008E4C62"/>
    <w:rsid w:val="008E7265"/>
    <w:rsid w:val="008F2106"/>
    <w:rsid w:val="008F2D6F"/>
    <w:rsid w:val="008F74FA"/>
    <w:rsid w:val="009006B1"/>
    <w:rsid w:val="0090257F"/>
    <w:rsid w:val="00904A8F"/>
    <w:rsid w:val="009059A9"/>
    <w:rsid w:val="00910795"/>
    <w:rsid w:val="00910A6A"/>
    <w:rsid w:val="00913F26"/>
    <w:rsid w:val="0091485A"/>
    <w:rsid w:val="009177A9"/>
    <w:rsid w:val="0092215E"/>
    <w:rsid w:val="00923BAE"/>
    <w:rsid w:val="00925067"/>
    <w:rsid w:val="0092561D"/>
    <w:rsid w:val="009267F1"/>
    <w:rsid w:val="009303AB"/>
    <w:rsid w:val="00933DD2"/>
    <w:rsid w:val="0093439D"/>
    <w:rsid w:val="00935635"/>
    <w:rsid w:val="00937B95"/>
    <w:rsid w:val="00942712"/>
    <w:rsid w:val="00943ADB"/>
    <w:rsid w:val="0094777E"/>
    <w:rsid w:val="0095248D"/>
    <w:rsid w:val="009609A4"/>
    <w:rsid w:val="00967EEC"/>
    <w:rsid w:val="00967F8B"/>
    <w:rsid w:val="009834B2"/>
    <w:rsid w:val="00984A5F"/>
    <w:rsid w:val="00985582"/>
    <w:rsid w:val="00986625"/>
    <w:rsid w:val="009901DB"/>
    <w:rsid w:val="00991432"/>
    <w:rsid w:val="009921AD"/>
    <w:rsid w:val="00992383"/>
    <w:rsid w:val="00994CDB"/>
    <w:rsid w:val="009A09E5"/>
    <w:rsid w:val="009A3A2C"/>
    <w:rsid w:val="009B1115"/>
    <w:rsid w:val="009B7668"/>
    <w:rsid w:val="009C410E"/>
    <w:rsid w:val="009C4735"/>
    <w:rsid w:val="009C4E90"/>
    <w:rsid w:val="009C66D3"/>
    <w:rsid w:val="009D27E4"/>
    <w:rsid w:val="009D2C8F"/>
    <w:rsid w:val="009D40B5"/>
    <w:rsid w:val="009E0429"/>
    <w:rsid w:val="009E055B"/>
    <w:rsid w:val="009E2DEC"/>
    <w:rsid w:val="009E4265"/>
    <w:rsid w:val="009E4DF2"/>
    <w:rsid w:val="009F5F6B"/>
    <w:rsid w:val="00A05771"/>
    <w:rsid w:val="00A0716C"/>
    <w:rsid w:val="00A10888"/>
    <w:rsid w:val="00A13DAA"/>
    <w:rsid w:val="00A20A78"/>
    <w:rsid w:val="00A22324"/>
    <w:rsid w:val="00A2369A"/>
    <w:rsid w:val="00A25673"/>
    <w:rsid w:val="00A2671B"/>
    <w:rsid w:val="00A27DC0"/>
    <w:rsid w:val="00A3432E"/>
    <w:rsid w:val="00A34D37"/>
    <w:rsid w:val="00A4032A"/>
    <w:rsid w:val="00A41A40"/>
    <w:rsid w:val="00A50A12"/>
    <w:rsid w:val="00A51D7F"/>
    <w:rsid w:val="00A528B0"/>
    <w:rsid w:val="00A607BA"/>
    <w:rsid w:val="00A612BA"/>
    <w:rsid w:val="00A6219F"/>
    <w:rsid w:val="00A6291B"/>
    <w:rsid w:val="00A64FF2"/>
    <w:rsid w:val="00A65853"/>
    <w:rsid w:val="00A71910"/>
    <w:rsid w:val="00A7354C"/>
    <w:rsid w:val="00A7741E"/>
    <w:rsid w:val="00A778E8"/>
    <w:rsid w:val="00A81036"/>
    <w:rsid w:val="00A82964"/>
    <w:rsid w:val="00A93BCE"/>
    <w:rsid w:val="00A94137"/>
    <w:rsid w:val="00A94456"/>
    <w:rsid w:val="00A9748D"/>
    <w:rsid w:val="00A97745"/>
    <w:rsid w:val="00AA383C"/>
    <w:rsid w:val="00AB06C3"/>
    <w:rsid w:val="00AB11F3"/>
    <w:rsid w:val="00AB2124"/>
    <w:rsid w:val="00AB2772"/>
    <w:rsid w:val="00AC0595"/>
    <w:rsid w:val="00AC31C2"/>
    <w:rsid w:val="00AC49EC"/>
    <w:rsid w:val="00AC5C5E"/>
    <w:rsid w:val="00AD21C1"/>
    <w:rsid w:val="00AD31DA"/>
    <w:rsid w:val="00AD4018"/>
    <w:rsid w:val="00AD6E0B"/>
    <w:rsid w:val="00AD771C"/>
    <w:rsid w:val="00AE421C"/>
    <w:rsid w:val="00AE5DAD"/>
    <w:rsid w:val="00AE612D"/>
    <w:rsid w:val="00AE6544"/>
    <w:rsid w:val="00AF2B04"/>
    <w:rsid w:val="00AF3E88"/>
    <w:rsid w:val="00AF47D0"/>
    <w:rsid w:val="00AF4C1F"/>
    <w:rsid w:val="00AF4F4F"/>
    <w:rsid w:val="00AF544F"/>
    <w:rsid w:val="00AF60DB"/>
    <w:rsid w:val="00AF6F6C"/>
    <w:rsid w:val="00B02014"/>
    <w:rsid w:val="00B07558"/>
    <w:rsid w:val="00B075F4"/>
    <w:rsid w:val="00B0768E"/>
    <w:rsid w:val="00B11A6C"/>
    <w:rsid w:val="00B134CE"/>
    <w:rsid w:val="00B15EE8"/>
    <w:rsid w:val="00B21FEF"/>
    <w:rsid w:val="00B24696"/>
    <w:rsid w:val="00B25FA6"/>
    <w:rsid w:val="00B26F6A"/>
    <w:rsid w:val="00B33C61"/>
    <w:rsid w:val="00B37C8E"/>
    <w:rsid w:val="00B427B5"/>
    <w:rsid w:val="00B43959"/>
    <w:rsid w:val="00B45975"/>
    <w:rsid w:val="00B505A6"/>
    <w:rsid w:val="00B565F8"/>
    <w:rsid w:val="00B572E2"/>
    <w:rsid w:val="00B60970"/>
    <w:rsid w:val="00B63A3F"/>
    <w:rsid w:val="00B71B7B"/>
    <w:rsid w:val="00B763BE"/>
    <w:rsid w:val="00B76AFC"/>
    <w:rsid w:val="00B82A83"/>
    <w:rsid w:val="00B85C0A"/>
    <w:rsid w:val="00B860A2"/>
    <w:rsid w:val="00B8749B"/>
    <w:rsid w:val="00B87ED0"/>
    <w:rsid w:val="00B87FFE"/>
    <w:rsid w:val="00B95925"/>
    <w:rsid w:val="00B962F7"/>
    <w:rsid w:val="00BA2472"/>
    <w:rsid w:val="00BA2916"/>
    <w:rsid w:val="00BA70EB"/>
    <w:rsid w:val="00BA7B38"/>
    <w:rsid w:val="00BB7C83"/>
    <w:rsid w:val="00BC2F1B"/>
    <w:rsid w:val="00BC4432"/>
    <w:rsid w:val="00BD0AB3"/>
    <w:rsid w:val="00BD3DDD"/>
    <w:rsid w:val="00BD7208"/>
    <w:rsid w:val="00BE231A"/>
    <w:rsid w:val="00BE78EE"/>
    <w:rsid w:val="00BF377E"/>
    <w:rsid w:val="00BF7653"/>
    <w:rsid w:val="00BF766C"/>
    <w:rsid w:val="00BF76CE"/>
    <w:rsid w:val="00C0347D"/>
    <w:rsid w:val="00C05BBF"/>
    <w:rsid w:val="00C07EDC"/>
    <w:rsid w:val="00C135F9"/>
    <w:rsid w:val="00C136FD"/>
    <w:rsid w:val="00C13D44"/>
    <w:rsid w:val="00C166A8"/>
    <w:rsid w:val="00C2021A"/>
    <w:rsid w:val="00C23E5A"/>
    <w:rsid w:val="00C25C4F"/>
    <w:rsid w:val="00C3196F"/>
    <w:rsid w:val="00C322C8"/>
    <w:rsid w:val="00C32FB9"/>
    <w:rsid w:val="00C352D7"/>
    <w:rsid w:val="00C37F06"/>
    <w:rsid w:val="00C4090D"/>
    <w:rsid w:val="00C40C7E"/>
    <w:rsid w:val="00C42CAF"/>
    <w:rsid w:val="00C50BF1"/>
    <w:rsid w:val="00C51E1D"/>
    <w:rsid w:val="00C54A15"/>
    <w:rsid w:val="00C57B5B"/>
    <w:rsid w:val="00C6176B"/>
    <w:rsid w:val="00C62CE7"/>
    <w:rsid w:val="00C63D63"/>
    <w:rsid w:val="00C7598D"/>
    <w:rsid w:val="00C804E7"/>
    <w:rsid w:val="00C83185"/>
    <w:rsid w:val="00C832CF"/>
    <w:rsid w:val="00C84D19"/>
    <w:rsid w:val="00CA04AC"/>
    <w:rsid w:val="00CA0C37"/>
    <w:rsid w:val="00CA0D88"/>
    <w:rsid w:val="00CA2663"/>
    <w:rsid w:val="00CA3E19"/>
    <w:rsid w:val="00CB2985"/>
    <w:rsid w:val="00CB3747"/>
    <w:rsid w:val="00CB4DCB"/>
    <w:rsid w:val="00CC6484"/>
    <w:rsid w:val="00CC67CC"/>
    <w:rsid w:val="00CC7C86"/>
    <w:rsid w:val="00CD0060"/>
    <w:rsid w:val="00CD1012"/>
    <w:rsid w:val="00CD39DC"/>
    <w:rsid w:val="00CD63C4"/>
    <w:rsid w:val="00CD69B7"/>
    <w:rsid w:val="00CD776D"/>
    <w:rsid w:val="00CD7D3E"/>
    <w:rsid w:val="00CE525E"/>
    <w:rsid w:val="00CE7FA5"/>
    <w:rsid w:val="00CF0B59"/>
    <w:rsid w:val="00CF26A6"/>
    <w:rsid w:val="00CF4040"/>
    <w:rsid w:val="00CF41A3"/>
    <w:rsid w:val="00D014BE"/>
    <w:rsid w:val="00D0448D"/>
    <w:rsid w:val="00D04AB7"/>
    <w:rsid w:val="00D05553"/>
    <w:rsid w:val="00D06CF2"/>
    <w:rsid w:val="00D07E31"/>
    <w:rsid w:val="00D10179"/>
    <w:rsid w:val="00D10DDA"/>
    <w:rsid w:val="00D1346B"/>
    <w:rsid w:val="00D17874"/>
    <w:rsid w:val="00D20DCC"/>
    <w:rsid w:val="00D23ADF"/>
    <w:rsid w:val="00D264DC"/>
    <w:rsid w:val="00D272AF"/>
    <w:rsid w:val="00D33EBB"/>
    <w:rsid w:val="00D443E0"/>
    <w:rsid w:val="00D44B91"/>
    <w:rsid w:val="00D46303"/>
    <w:rsid w:val="00D55876"/>
    <w:rsid w:val="00D55988"/>
    <w:rsid w:val="00D6251F"/>
    <w:rsid w:val="00D643B1"/>
    <w:rsid w:val="00D64A6D"/>
    <w:rsid w:val="00D6523D"/>
    <w:rsid w:val="00D707BD"/>
    <w:rsid w:val="00D71790"/>
    <w:rsid w:val="00D71FEF"/>
    <w:rsid w:val="00D74F39"/>
    <w:rsid w:val="00D804EE"/>
    <w:rsid w:val="00D83AB2"/>
    <w:rsid w:val="00D841F0"/>
    <w:rsid w:val="00D84ECC"/>
    <w:rsid w:val="00D86A98"/>
    <w:rsid w:val="00D9368B"/>
    <w:rsid w:val="00D94AEF"/>
    <w:rsid w:val="00DA1C16"/>
    <w:rsid w:val="00DA3833"/>
    <w:rsid w:val="00DA7DED"/>
    <w:rsid w:val="00DA7E34"/>
    <w:rsid w:val="00DB1B1C"/>
    <w:rsid w:val="00DB459D"/>
    <w:rsid w:val="00DC1110"/>
    <w:rsid w:val="00DC2211"/>
    <w:rsid w:val="00DC4D15"/>
    <w:rsid w:val="00DC7B9B"/>
    <w:rsid w:val="00DD648E"/>
    <w:rsid w:val="00DD6BCB"/>
    <w:rsid w:val="00DE1822"/>
    <w:rsid w:val="00DE38C2"/>
    <w:rsid w:val="00DE661F"/>
    <w:rsid w:val="00DF0807"/>
    <w:rsid w:val="00DF28A2"/>
    <w:rsid w:val="00DF2908"/>
    <w:rsid w:val="00DF3C6B"/>
    <w:rsid w:val="00DF3FED"/>
    <w:rsid w:val="00DF62D7"/>
    <w:rsid w:val="00DF70A9"/>
    <w:rsid w:val="00DF75D8"/>
    <w:rsid w:val="00DF7930"/>
    <w:rsid w:val="00E012BF"/>
    <w:rsid w:val="00E0389D"/>
    <w:rsid w:val="00E04FBA"/>
    <w:rsid w:val="00E06301"/>
    <w:rsid w:val="00E07867"/>
    <w:rsid w:val="00E1302F"/>
    <w:rsid w:val="00E13081"/>
    <w:rsid w:val="00E13309"/>
    <w:rsid w:val="00E13B8E"/>
    <w:rsid w:val="00E204DD"/>
    <w:rsid w:val="00E20792"/>
    <w:rsid w:val="00E20FF9"/>
    <w:rsid w:val="00E21A25"/>
    <w:rsid w:val="00E22733"/>
    <w:rsid w:val="00E23217"/>
    <w:rsid w:val="00E2422F"/>
    <w:rsid w:val="00E26D02"/>
    <w:rsid w:val="00E33A2A"/>
    <w:rsid w:val="00E37086"/>
    <w:rsid w:val="00E43937"/>
    <w:rsid w:val="00E46879"/>
    <w:rsid w:val="00E47490"/>
    <w:rsid w:val="00E50555"/>
    <w:rsid w:val="00E51E3E"/>
    <w:rsid w:val="00E54A08"/>
    <w:rsid w:val="00E54E9F"/>
    <w:rsid w:val="00E564C3"/>
    <w:rsid w:val="00E60267"/>
    <w:rsid w:val="00E63C38"/>
    <w:rsid w:val="00E67293"/>
    <w:rsid w:val="00E672A3"/>
    <w:rsid w:val="00E71D9B"/>
    <w:rsid w:val="00E74AF3"/>
    <w:rsid w:val="00E85830"/>
    <w:rsid w:val="00E85F97"/>
    <w:rsid w:val="00E875B8"/>
    <w:rsid w:val="00E91FAE"/>
    <w:rsid w:val="00E935EA"/>
    <w:rsid w:val="00E94BA9"/>
    <w:rsid w:val="00E95476"/>
    <w:rsid w:val="00EA0604"/>
    <w:rsid w:val="00EA1880"/>
    <w:rsid w:val="00EA3429"/>
    <w:rsid w:val="00EA5543"/>
    <w:rsid w:val="00EB074A"/>
    <w:rsid w:val="00EB0ADD"/>
    <w:rsid w:val="00EB2284"/>
    <w:rsid w:val="00EC346C"/>
    <w:rsid w:val="00ED1E81"/>
    <w:rsid w:val="00ED4DF4"/>
    <w:rsid w:val="00ED7A7E"/>
    <w:rsid w:val="00ED7DB1"/>
    <w:rsid w:val="00EE0723"/>
    <w:rsid w:val="00EE2912"/>
    <w:rsid w:val="00EE46B6"/>
    <w:rsid w:val="00EE6A0D"/>
    <w:rsid w:val="00EE7DD4"/>
    <w:rsid w:val="00EF50E5"/>
    <w:rsid w:val="00F00EC8"/>
    <w:rsid w:val="00F01072"/>
    <w:rsid w:val="00F02710"/>
    <w:rsid w:val="00F05D37"/>
    <w:rsid w:val="00F1159A"/>
    <w:rsid w:val="00F13BA4"/>
    <w:rsid w:val="00F164F5"/>
    <w:rsid w:val="00F17727"/>
    <w:rsid w:val="00F20D69"/>
    <w:rsid w:val="00F26CFF"/>
    <w:rsid w:val="00F31466"/>
    <w:rsid w:val="00F3287A"/>
    <w:rsid w:val="00F41104"/>
    <w:rsid w:val="00F55F36"/>
    <w:rsid w:val="00F56D05"/>
    <w:rsid w:val="00F61DCE"/>
    <w:rsid w:val="00F631B8"/>
    <w:rsid w:val="00F64601"/>
    <w:rsid w:val="00F64A82"/>
    <w:rsid w:val="00F65FB4"/>
    <w:rsid w:val="00F66CF4"/>
    <w:rsid w:val="00F67E70"/>
    <w:rsid w:val="00F709DE"/>
    <w:rsid w:val="00F70D6C"/>
    <w:rsid w:val="00F70F0E"/>
    <w:rsid w:val="00F71426"/>
    <w:rsid w:val="00F7713B"/>
    <w:rsid w:val="00F77E94"/>
    <w:rsid w:val="00F85052"/>
    <w:rsid w:val="00F87A78"/>
    <w:rsid w:val="00F96464"/>
    <w:rsid w:val="00F979E4"/>
    <w:rsid w:val="00FA2623"/>
    <w:rsid w:val="00FA3D38"/>
    <w:rsid w:val="00FB338B"/>
    <w:rsid w:val="00FB539E"/>
    <w:rsid w:val="00FC0DCF"/>
    <w:rsid w:val="00FC140D"/>
    <w:rsid w:val="00FC45AD"/>
    <w:rsid w:val="00FC615B"/>
    <w:rsid w:val="00FC6DA7"/>
    <w:rsid w:val="00FC736E"/>
    <w:rsid w:val="00FC7686"/>
    <w:rsid w:val="00FD003D"/>
    <w:rsid w:val="00FD1C30"/>
    <w:rsid w:val="00FD373F"/>
    <w:rsid w:val="00FD3B23"/>
    <w:rsid w:val="00FE37C5"/>
    <w:rsid w:val="00FE6F0B"/>
    <w:rsid w:val="00FE7FCE"/>
    <w:rsid w:val="00FF301F"/>
    <w:rsid w:val="00FF4D46"/>
    <w:rsid w:val="00FF6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DF90E"/>
  <w15:chartTrackingRefBased/>
  <w15:docId w15:val="{BAC8913D-90B3-4A12-B68B-8695F7B4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4540E"/>
    <w:pPr>
      <w:keepNext/>
      <w:keepLines/>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B466A"/>
    <w:rPr>
      <w:sz w:val="18"/>
      <w:szCs w:val="18"/>
    </w:rPr>
  </w:style>
  <w:style w:type="character" w:customStyle="1" w:styleId="Char">
    <w:name w:val="批注框文本 Char"/>
    <w:basedOn w:val="a0"/>
    <w:link w:val="a3"/>
    <w:uiPriority w:val="99"/>
    <w:semiHidden/>
    <w:rsid w:val="008B466A"/>
    <w:rPr>
      <w:sz w:val="18"/>
      <w:szCs w:val="18"/>
    </w:rPr>
  </w:style>
  <w:style w:type="paragraph" w:styleId="a4">
    <w:name w:val="header"/>
    <w:basedOn w:val="a"/>
    <w:link w:val="Char0"/>
    <w:uiPriority w:val="99"/>
    <w:unhideWhenUsed/>
    <w:rsid w:val="00D20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20DCC"/>
    <w:rPr>
      <w:sz w:val="18"/>
      <w:szCs w:val="18"/>
    </w:rPr>
  </w:style>
  <w:style w:type="paragraph" w:styleId="a5">
    <w:name w:val="footer"/>
    <w:basedOn w:val="a"/>
    <w:link w:val="Char1"/>
    <w:uiPriority w:val="99"/>
    <w:unhideWhenUsed/>
    <w:rsid w:val="00D20DCC"/>
    <w:pPr>
      <w:tabs>
        <w:tab w:val="center" w:pos="4153"/>
        <w:tab w:val="right" w:pos="8306"/>
      </w:tabs>
      <w:snapToGrid w:val="0"/>
      <w:jc w:val="left"/>
    </w:pPr>
    <w:rPr>
      <w:sz w:val="18"/>
      <w:szCs w:val="18"/>
    </w:rPr>
  </w:style>
  <w:style w:type="character" w:customStyle="1" w:styleId="Char1">
    <w:name w:val="页脚 Char"/>
    <w:basedOn w:val="a0"/>
    <w:link w:val="a5"/>
    <w:uiPriority w:val="99"/>
    <w:rsid w:val="00D20DCC"/>
    <w:rPr>
      <w:sz w:val="18"/>
      <w:szCs w:val="18"/>
    </w:rPr>
  </w:style>
  <w:style w:type="character" w:styleId="a6">
    <w:name w:val="Placeholder Text"/>
    <w:basedOn w:val="a0"/>
    <w:uiPriority w:val="99"/>
    <w:semiHidden/>
    <w:rsid w:val="008935B9"/>
    <w:rPr>
      <w:color w:val="808080"/>
    </w:rPr>
  </w:style>
  <w:style w:type="paragraph" w:customStyle="1" w:styleId="EndNoteBibliographyTitle">
    <w:name w:val="EndNote Bibliography Title"/>
    <w:basedOn w:val="a"/>
    <w:link w:val="EndNoteBibliographyTitleChar"/>
    <w:rsid w:val="003D05FA"/>
    <w:pPr>
      <w:jc w:val="center"/>
    </w:pPr>
    <w:rPr>
      <w:rFonts w:ascii="Times New Roman" w:hAnsi="Times New Roman" w:cs="Times New Roman"/>
      <w:noProof/>
      <w:sz w:val="20"/>
    </w:rPr>
  </w:style>
  <w:style w:type="character" w:customStyle="1" w:styleId="EndNoteBibliographyTitleChar">
    <w:name w:val="EndNote Bibliography Title Char"/>
    <w:basedOn w:val="a0"/>
    <w:link w:val="EndNoteBibliographyTitle"/>
    <w:rsid w:val="003D05FA"/>
    <w:rPr>
      <w:rFonts w:ascii="Times New Roman" w:hAnsi="Times New Roman" w:cs="Times New Roman"/>
      <w:noProof/>
      <w:sz w:val="20"/>
    </w:rPr>
  </w:style>
  <w:style w:type="paragraph" w:customStyle="1" w:styleId="EndNoteBibliography">
    <w:name w:val="EndNote Bibliography"/>
    <w:basedOn w:val="a"/>
    <w:link w:val="EndNoteBibliographyChar"/>
    <w:rsid w:val="003D05FA"/>
    <w:rPr>
      <w:rFonts w:ascii="Times New Roman" w:hAnsi="Times New Roman" w:cs="Times New Roman"/>
      <w:noProof/>
      <w:sz w:val="20"/>
    </w:rPr>
  </w:style>
  <w:style w:type="character" w:customStyle="1" w:styleId="EndNoteBibliographyChar">
    <w:name w:val="EndNote Bibliography Char"/>
    <w:basedOn w:val="a0"/>
    <w:link w:val="EndNoteBibliography"/>
    <w:rsid w:val="003D05FA"/>
    <w:rPr>
      <w:rFonts w:ascii="Times New Roman" w:hAnsi="Times New Roman" w:cs="Times New Roman"/>
      <w:noProof/>
      <w:sz w:val="20"/>
    </w:rPr>
  </w:style>
  <w:style w:type="character" w:styleId="a7">
    <w:name w:val="Emphasis"/>
    <w:basedOn w:val="a0"/>
    <w:uiPriority w:val="20"/>
    <w:qFormat/>
    <w:rsid w:val="00F02710"/>
    <w:rPr>
      <w:i/>
      <w:iCs/>
    </w:rPr>
  </w:style>
  <w:style w:type="character" w:styleId="a8">
    <w:name w:val="Hyperlink"/>
    <w:basedOn w:val="a0"/>
    <w:uiPriority w:val="99"/>
    <w:unhideWhenUsed/>
    <w:rsid w:val="00390928"/>
    <w:rPr>
      <w:color w:val="0563C1" w:themeColor="hyperlink"/>
      <w:u w:val="single"/>
    </w:rPr>
  </w:style>
  <w:style w:type="table" w:styleId="a9">
    <w:name w:val="Table Grid"/>
    <w:basedOn w:val="a1"/>
    <w:uiPriority w:val="59"/>
    <w:rsid w:val="00595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6">
    <w:name w:val="List Table 6 Colorful Accent 6"/>
    <w:basedOn w:val="a1"/>
    <w:uiPriority w:val="51"/>
    <w:rsid w:val="005A3214"/>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
    <w:name w:val="List Table 6 Colorful"/>
    <w:basedOn w:val="a1"/>
    <w:uiPriority w:val="51"/>
    <w:rsid w:val="005A321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List Paragraph"/>
    <w:basedOn w:val="a"/>
    <w:uiPriority w:val="34"/>
    <w:qFormat/>
    <w:rsid w:val="00DF2908"/>
    <w:pPr>
      <w:ind w:firstLineChars="200" w:firstLine="420"/>
    </w:pPr>
  </w:style>
  <w:style w:type="character" w:customStyle="1" w:styleId="2Char">
    <w:name w:val="标题 2 Char"/>
    <w:basedOn w:val="a0"/>
    <w:link w:val="2"/>
    <w:uiPriority w:val="9"/>
    <w:rsid w:val="0044540E"/>
    <w:rPr>
      <w:rFonts w:asciiTheme="majorHAnsi" w:eastAsiaTheme="majorEastAsia" w:hAnsiTheme="majorHAnsi" w:cstheme="majorBidi"/>
      <w:b/>
      <w:bCs/>
      <w:kern w:val="0"/>
      <w:sz w:val="32"/>
      <w:szCs w:val="32"/>
    </w:rPr>
  </w:style>
  <w:style w:type="character" w:styleId="ab">
    <w:name w:val="annotation reference"/>
    <w:basedOn w:val="a0"/>
    <w:uiPriority w:val="99"/>
    <w:semiHidden/>
    <w:unhideWhenUsed/>
    <w:rsid w:val="00185FBE"/>
    <w:rPr>
      <w:sz w:val="21"/>
      <w:szCs w:val="21"/>
    </w:rPr>
  </w:style>
  <w:style w:type="paragraph" w:styleId="ac">
    <w:name w:val="annotation text"/>
    <w:basedOn w:val="a"/>
    <w:link w:val="Char2"/>
    <w:uiPriority w:val="99"/>
    <w:semiHidden/>
    <w:unhideWhenUsed/>
    <w:rsid w:val="00185FBE"/>
    <w:pPr>
      <w:jc w:val="left"/>
    </w:pPr>
  </w:style>
  <w:style w:type="character" w:customStyle="1" w:styleId="Char2">
    <w:name w:val="批注文字 Char"/>
    <w:basedOn w:val="a0"/>
    <w:link w:val="ac"/>
    <w:uiPriority w:val="99"/>
    <w:semiHidden/>
    <w:rsid w:val="00185FBE"/>
  </w:style>
  <w:style w:type="paragraph" w:styleId="ad">
    <w:name w:val="annotation subject"/>
    <w:basedOn w:val="ac"/>
    <w:next w:val="ac"/>
    <w:link w:val="Char3"/>
    <w:uiPriority w:val="99"/>
    <w:semiHidden/>
    <w:unhideWhenUsed/>
    <w:rsid w:val="00185FBE"/>
    <w:rPr>
      <w:b/>
      <w:bCs/>
    </w:rPr>
  </w:style>
  <w:style w:type="character" w:customStyle="1" w:styleId="Char3">
    <w:name w:val="批注主题 Char"/>
    <w:basedOn w:val="Char2"/>
    <w:link w:val="ad"/>
    <w:uiPriority w:val="99"/>
    <w:semiHidden/>
    <w:rsid w:val="00185F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617117">
      <w:bodyDiv w:val="1"/>
      <w:marLeft w:val="0"/>
      <w:marRight w:val="0"/>
      <w:marTop w:val="0"/>
      <w:marBottom w:val="0"/>
      <w:divBdr>
        <w:top w:val="none" w:sz="0" w:space="0" w:color="auto"/>
        <w:left w:val="none" w:sz="0" w:space="0" w:color="auto"/>
        <w:bottom w:val="none" w:sz="0" w:space="0" w:color="auto"/>
        <w:right w:val="none" w:sz="0" w:space="0" w:color="auto"/>
      </w:divBdr>
    </w:div>
    <w:div w:id="743332401">
      <w:bodyDiv w:val="1"/>
      <w:marLeft w:val="0"/>
      <w:marRight w:val="0"/>
      <w:marTop w:val="0"/>
      <w:marBottom w:val="0"/>
      <w:divBdr>
        <w:top w:val="none" w:sz="0" w:space="0" w:color="auto"/>
        <w:left w:val="none" w:sz="0" w:space="0" w:color="auto"/>
        <w:bottom w:val="none" w:sz="0" w:space="0" w:color="auto"/>
        <w:right w:val="none" w:sz="0" w:space="0" w:color="auto"/>
      </w:divBdr>
    </w:div>
    <w:div w:id="901788224">
      <w:bodyDiv w:val="1"/>
      <w:marLeft w:val="0"/>
      <w:marRight w:val="0"/>
      <w:marTop w:val="0"/>
      <w:marBottom w:val="0"/>
      <w:divBdr>
        <w:top w:val="none" w:sz="0" w:space="0" w:color="auto"/>
        <w:left w:val="none" w:sz="0" w:space="0" w:color="auto"/>
        <w:bottom w:val="none" w:sz="0" w:space="0" w:color="auto"/>
        <w:right w:val="none" w:sz="0" w:space="0" w:color="auto"/>
      </w:divBdr>
    </w:div>
    <w:div w:id="1232349419">
      <w:bodyDiv w:val="1"/>
      <w:marLeft w:val="0"/>
      <w:marRight w:val="0"/>
      <w:marTop w:val="0"/>
      <w:marBottom w:val="0"/>
      <w:divBdr>
        <w:top w:val="none" w:sz="0" w:space="0" w:color="auto"/>
        <w:left w:val="none" w:sz="0" w:space="0" w:color="auto"/>
        <w:bottom w:val="none" w:sz="0" w:space="0" w:color="auto"/>
        <w:right w:val="none" w:sz="0" w:space="0" w:color="auto"/>
      </w:divBdr>
      <w:divsChild>
        <w:div w:id="1741826857">
          <w:marLeft w:val="432"/>
          <w:marRight w:val="0"/>
          <w:marTop w:val="173"/>
          <w:marBottom w:val="0"/>
          <w:divBdr>
            <w:top w:val="none" w:sz="0" w:space="0" w:color="auto"/>
            <w:left w:val="none" w:sz="0" w:space="0" w:color="auto"/>
            <w:bottom w:val="none" w:sz="0" w:space="0" w:color="auto"/>
            <w:right w:val="none" w:sz="0" w:space="0" w:color="auto"/>
          </w:divBdr>
        </w:div>
      </w:divsChild>
    </w:div>
    <w:div w:id="1604873068">
      <w:bodyDiv w:val="1"/>
      <w:marLeft w:val="0"/>
      <w:marRight w:val="0"/>
      <w:marTop w:val="0"/>
      <w:marBottom w:val="0"/>
      <w:divBdr>
        <w:top w:val="none" w:sz="0" w:space="0" w:color="auto"/>
        <w:left w:val="none" w:sz="0" w:space="0" w:color="auto"/>
        <w:bottom w:val="none" w:sz="0" w:space="0" w:color="auto"/>
        <w:right w:val="none" w:sz="0" w:space="0" w:color="auto"/>
      </w:divBdr>
    </w:div>
    <w:div w:id="189716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www.R-project.org/" TargetMode="External"/><Relationship Id="rId14"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505F1-05CC-4C2B-8745-9769C948F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77838</TotalTime>
  <Pages>30</Pages>
  <Words>11917</Words>
  <Characters>69601</Characters>
  <Application>Microsoft Office Word</Application>
  <DocSecurity>0</DocSecurity>
  <Lines>1221</Lines>
  <Paragraphs>252</Paragraphs>
  <ScaleCrop>false</ScaleCrop>
  <Company/>
  <LinksUpToDate>false</LinksUpToDate>
  <CharactersWithSpaces>81266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dc:creator>
  <cp:keywords/>
  <dc:description/>
  <cp:lastModifiedBy>Yue</cp:lastModifiedBy>
  <cp:revision>968</cp:revision>
  <cp:lastPrinted>2016-08-02T02:44:00Z</cp:lastPrinted>
  <dcterms:created xsi:type="dcterms:W3CDTF">2015-11-09T09:12:00Z</dcterms:created>
  <dcterms:modified xsi:type="dcterms:W3CDTF">2016-08-10T03:44:00Z</dcterms:modified>
</cp:coreProperties>
</file>